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3395B9" w14:textId="77777777" w:rsidR="00CC0ABE" w:rsidRPr="00943013" w:rsidRDefault="00CC0ABE" w:rsidP="00701ACE">
      <w:pPr>
        <w:spacing w:after="120" w:line="276" w:lineRule="auto"/>
        <w:rPr>
          <w:rFonts w:ascii="Garamond" w:eastAsia="Book Antiqua" w:hAnsi="Garamond" w:cs="Arial"/>
          <w:sz w:val="22"/>
          <w:szCs w:val="22"/>
        </w:rPr>
      </w:pPr>
      <w:r w:rsidRPr="00943013">
        <w:rPr>
          <w:rFonts w:ascii="Times New Roman" w:eastAsia="Book Antiqua" w:hAnsi="Times New Roman" w:cs="Times New Roman"/>
          <w:noProof/>
          <w:sz w:val="20"/>
          <w:szCs w:val="20"/>
          <w:lang w:eastAsia="fr-CA"/>
        </w:rPr>
        <w:drawing>
          <wp:inline distT="0" distB="0" distL="0" distR="0" wp14:anchorId="08967C9A" wp14:editId="1036E40F">
            <wp:extent cx="2411095" cy="1094105"/>
            <wp:effectExtent l="0" t="0" r="8255" b="0"/>
            <wp:docPr id="1" name="Image 1" descr="LOGO_CAL_no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LOGO_CAL_noi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095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3A19D" w14:textId="77777777" w:rsidR="00CC0ABE" w:rsidRPr="00943013" w:rsidRDefault="00CC0ABE" w:rsidP="00CC0ABE">
      <w:pPr>
        <w:spacing w:after="120" w:line="276" w:lineRule="auto"/>
        <w:rPr>
          <w:rFonts w:ascii="Garamond" w:eastAsia="Book Antiqua" w:hAnsi="Garamond" w:cs="Arial"/>
          <w:sz w:val="32"/>
          <w:szCs w:val="32"/>
        </w:rPr>
      </w:pPr>
    </w:p>
    <w:p w14:paraId="625BE1D8" w14:textId="77777777" w:rsidR="00CC0ABE" w:rsidRPr="00943013" w:rsidRDefault="00CC0ABE" w:rsidP="00CC0ABE">
      <w:pPr>
        <w:spacing w:after="120" w:line="276" w:lineRule="auto"/>
        <w:ind w:left="720" w:hanging="720"/>
        <w:jc w:val="center"/>
        <w:rPr>
          <w:rFonts w:ascii="Garamond" w:eastAsia="Book Antiqua" w:hAnsi="Garamond" w:cs="Arial"/>
          <w:b/>
          <w:sz w:val="32"/>
          <w:szCs w:val="32"/>
        </w:rPr>
      </w:pPr>
      <w:r w:rsidRPr="00943013">
        <w:rPr>
          <w:rFonts w:ascii="Garamond" w:eastAsia="Book Antiqua" w:hAnsi="Garamond" w:cs="Arial"/>
          <w:b/>
          <w:sz w:val="32"/>
          <w:szCs w:val="32"/>
        </w:rPr>
        <w:t>Plan de cours</w:t>
      </w:r>
    </w:p>
    <w:p w14:paraId="79F40530" w14:textId="77777777" w:rsidR="00CC0ABE" w:rsidRPr="00943013" w:rsidRDefault="00CC0ABE" w:rsidP="00CC0ABE">
      <w:pPr>
        <w:spacing w:after="120" w:line="276" w:lineRule="auto"/>
        <w:ind w:left="720" w:hanging="720"/>
        <w:jc w:val="center"/>
        <w:rPr>
          <w:rFonts w:ascii="Garamond" w:eastAsia="Book Antiqua" w:hAnsi="Garamond" w:cs="Arial"/>
          <w:sz w:val="32"/>
          <w:szCs w:val="32"/>
        </w:rPr>
      </w:pPr>
      <w:r w:rsidRPr="00943013">
        <w:rPr>
          <w:rFonts w:ascii="Garamond" w:eastAsia="Book Antiqua" w:hAnsi="Garamond" w:cs="Arial"/>
          <w:sz w:val="32"/>
          <w:szCs w:val="32"/>
        </w:rPr>
        <w:t>Automne 20</w:t>
      </w:r>
      <w:r>
        <w:rPr>
          <w:rFonts w:ascii="Garamond" w:eastAsia="Book Antiqua" w:hAnsi="Garamond" w:cs="Arial"/>
          <w:sz w:val="32"/>
          <w:szCs w:val="32"/>
        </w:rPr>
        <w:t>20</w:t>
      </w:r>
    </w:p>
    <w:p w14:paraId="21780DF5" w14:textId="77777777" w:rsidR="00CC0ABE" w:rsidRPr="00943013" w:rsidRDefault="00CC0ABE" w:rsidP="00CC0ABE">
      <w:pPr>
        <w:spacing w:after="120" w:line="276" w:lineRule="auto"/>
        <w:ind w:left="720" w:hanging="720"/>
        <w:jc w:val="center"/>
        <w:rPr>
          <w:rFonts w:ascii="Garamond" w:eastAsia="Book Antiqua" w:hAnsi="Garamond" w:cs="Arial"/>
          <w:sz w:val="32"/>
          <w:szCs w:val="32"/>
        </w:rPr>
      </w:pPr>
    </w:p>
    <w:p w14:paraId="15BC2BE0" w14:textId="77777777" w:rsidR="00CC0ABE" w:rsidRPr="00943013" w:rsidRDefault="00CC0ABE" w:rsidP="00CC0ABE">
      <w:pPr>
        <w:spacing w:after="120" w:line="276" w:lineRule="auto"/>
        <w:rPr>
          <w:rFonts w:ascii="Garamond" w:eastAsia="Book Antiqua" w:hAnsi="Garamond" w:cs="Arial"/>
          <w:sz w:val="32"/>
          <w:szCs w:val="32"/>
        </w:rPr>
      </w:pPr>
    </w:p>
    <w:p w14:paraId="6EEBE8DE" w14:textId="77777777" w:rsidR="00CC0ABE" w:rsidRPr="00943013" w:rsidRDefault="00165CA0" w:rsidP="00CC0ABE">
      <w:pPr>
        <w:spacing w:after="120" w:line="276" w:lineRule="auto"/>
        <w:ind w:left="720" w:hanging="720"/>
        <w:jc w:val="center"/>
        <w:rPr>
          <w:rFonts w:ascii="Garamond" w:eastAsia="Book Antiqua" w:hAnsi="Garamond" w:cs="Arial"/>
          <w:b/>
          <w:sz w:val="40"/>
          <w:szCs w:val="40"/>
        </w:rPr>
      </w:pPr>
      <w:r>
        <w:rPr>
          <w:rFonts w:ascii="Garamond" w:eastAsia="Book Antiqua" w:hAnsi="Garamond" w:cs="Arial"/>
          <w:b/>
          <w:sz w:val="40"/>
          <w:szCs w:val="40"/>
        </w:rPr>
        <w:t>Renforcement en français</w:t>
      </w:r>
    </w:p>
    <w:p w14:paraId="6B518B33" w14:textId="77777777" w:rsidR="00CC0ABE" w:rsidRPr="00943013" w:rsidRDefault="00CC0ABE" w:rsidP="00CC0ABE">
      <w:pPr>
        <w:spacing w:after="120" w:line="276" w:lineRule="auto"/>
        <w:ind w:left="720" w:hanging="720"/>
        <w:jc w:val="center"/>
        <w:rPr>
          <w:rFonts w:ascii="Garamond" w:eastAsia="Book Antiqua" w:hAnsi="Garamond" w:cs="Arial"/>
          <w:sz w:val="32"/>
          <w:szCs w:val="32"/>
        </w:rPr>
      </w:pPr>
      <w:r>
        <w:rPr>
          <w:rFonts w:ascii="Garamond" w:eastAsia="Book Antiqua" w:hAnsi="Garamond" w:cs="Arial"/>
          <w:sz w:val="32"/>
          <w:szCs w:val="32"/>
        </w:rPr>
        <w:t>601-013-50</w:t>
      </w:r>
    </w:p>
    <w:p w14:paraId="32561BCA" w14:textId="77777777" w:rsidR="00CC0ABE" w:rsidRPr="00943013" w:rsidRDefault="00CC0ABE" w:rsidP="00CC0ABE">
      <w:pPr>
        <w:spacing w:after="120" w:line="276" w:lineRule="auto"/>
        <w:ind w:left="720" w:hanging="720"/>
        <w:jc w:val="center"/>
        <w:rPr>
          <w:rFonts w:ascii="Garamond" w:eastAsia="Book Antiqua" w:hAnsi="Garamond" w:cs="Arial"/>
          <w:sz w:val="32"/>
          <w:szCs w:val="32"/>
        </w:rPr>
      </w:pPr>
      <w:r w:rsidRPr="00174635">
        <w:rPr>
          <w:rFonts w:ascii="Garamond" w:eastAsia="Book Antiqua" w:hAnsi="Garamond" w:cs="Arial"/>
          <w:sz w:val="32"/>
          <w:szCs w:val="32"/>
          <w:highlight w:val="yellow"/>
        </w:rPr>
        <w:t xml:space="preserve">Pondération : </w:t>
      </w:r>
      <w:r w:rsidR="00165CA0" w:rsidRPr="00174635">
        <w:rPr>
          <w:rFonts w:ascii="Garamond" w:eastAsia="Book Antiqua" w:hAnsi="Garamond" w:cs="Arial"/>
          <w:sz w:val="32"/>
          <w:szCs w:val="32"/>
          <w:highlight w:val="yellow"/>
        </w:rPr>
        <w:t>2-2-2</w:t>
      </w:r>
    </w:p>
    <w:p w14:paraId="2C74DC64" w14:textId="77777777" w:rsidR="00CC0ABE" w:rsidRPr="00943013" w:rsidRDefault="00CC0ABE" w:rsidP="00CC0ABE">
      <w:pPr>
        <w:spacing w:after="120" w:line="276" w:lineRule="auto"/>
        <w:ind w:left="720" w:hanging="720"/>
        <w:jc w:val="center"/>
        <w:rPr>
          <w:rFonts w:ascii="Garamond" w:eastAsia="Book Antiqua" w:hAnsi="Garamond" w:cs="Arial"/>
          <w:sz w:val="32"/>
          <w:szCs w:val="32"/>
        </w:rPr>
      </w:pPr>
      <w:r w:rsidRPr="00943013">
        <w:rPr>
          <w:rFonts w:ascii="Garamond" w:eastAsia="Book Antiqua" w:hAnsi="Garamond" w:cs="Arial"/>
          <w:sz w:val="32"/>
          <w:szCs w:val="32"/>
        </w:rPr>
        <w:t>Discipline : français</w:t>
      </w:r>
    </w:p>
    <w:p w14:paraId="1A37B129" w14:textId="77777777" w:rsidR="00CC0ABE" w:rsidRPr="00943013" w:rsidRDefault="00CC0ABE" w:rsidP="00CC0ABE">
      <w:pPr>
        <w:spacing w:after="120" w:line="276" w:lineRule="auto"/>
        <w:ind w:left="720" w:hanging="720"/>
        <w:jc w:val="center"/>
        <w:rPr>
          <w:rFonts w:ascii="Garamond" w:eastAsia="Book Antiqua" w:hAnsi="Garamond" w:cs="Arial"/>
          <w:sz w:val="32"/>
          <w:szCs w:val="32"/>
        </w:rPr>
      </w:pPr>
      <w:r w:rsidRPr="00943013">
        <w:rPr>
          <w:rFonts w:ascii="Garamond" w:eastAsia="Book Antiqua" w:hAnsi="Garamond" w:cs="Arial"/>
          <w:sz w:val="32"/>
          <w:szCs w:val="32"/>
        </w:rPr>
        <w:t xml:space="preserve">Programme : </w:t>
      </w:r>
      <w:r w:rsidR="00165CA0">
        <w:rPr>
          <w:rFonts w:ascii="Garamond" w:eastAsia="Book Antiqua" w:hAnsi="Garamond" w:cs="Arial"/>
          <w:sz w:val="32"/>
          <w:szCs w:val="32"/>
        </w:rPr>
        <w:t>Activité de mise à niveau</w:t>
      </w:r>
    </w:p>
    <w:p w14:paraId="65943AA6" w14:textId="77777777" w:rsidR="00CC0ABE" w:rsidRPr="00943013" w:rsidRDefault="00CC0ABE" w:rsidP="00CC0ABE">
      <w:pPr>
        <w:spacing w:after="120" w:line="276" w:lineRule="auto"/>
        <w:jc w:val="both"/>
        <w:rPr>
          <w:rFonts w:ascii="Garamond" w:eastAsia="Book Antiqua" w:hAnsi="Garamond" w:cs="Arial"/>
          <w:sz w:val="28"/>
          <w:szCs w:val="28"/>
        </w:rPr>
      </w:pPr>
    </w:p>
    <w:p w14:paraId="029ADA76" w14:textId="77777777" w:rsidR="00CC0ABE" w:rsidRPr="00953AE4" w:rsidRDefault="00CC0ABE" w:rsidP="00CC0ABE">
      <w:pPr>
        <w:spacing w:after="120" w:line="276" w:lineRule="auto"/>
        <w:ind w:left="720" w:hanging="720"/>
        <w:jc w:val="both"/>
        <w:rPr>
          <w:rFonts w:ascii="Garamond" w:eastAsia="Book Antiqua" w:hAnsi="Garamond" w:cs="Arial"/>
          <w:sz w:val="28"/>
          <w:szCs w:val="28"/>
        </w:rPr>
      </w:pPr>
      <w:proofErr w:type="spellStart"/>
      <w:r w:rsidRPr="00953AE4">
        <w:rPr>
          <w:rFonts w:ascii="Garamond" w:eastAsia="Book Antiqua" w:hAnsi="Garamond" w:cs="Arial"/>
          <w:sz w:val="28"/>
          <w:szCs w:val="28"/>
        </w:rPr>
        <w:t>Enseignant.e</w:t>
      </w:r>
      <w:proofErr w:type="spellEnd"/>
      <w:r w:rsidRPr="00953AE4">
        <w:rPr>
          <w:rFonts w:ascii="Garamond" w:eastAsia="Book Antiqua" w:hAnsi="Garamond" w:cs="Arial"/>
          <w:sz w:val="28"/>
          <w:szCs w:val="28"/>
        </w:rPr>
        <w:t> : Rosalie Roy</w:t>
      </w:r>
    </w:p>
    <w:p w14:paraId="09BB806A" w14:textId="77777777" w:rsidR="00CC0ABE" w:rsidRPr="00953AE4" w:rsidRDefault="00CC0ABE" w:rsidP="00CC0ABE">
      <w:pPr>
        <w:spacing w:after="120" w:line="276" w:lineRule="auto"/>
        <w:ind w:left="720" w:hanging="720"/>
        <w:jc w:val="both"/>
        <w:rPr>
          <w:rFonts w:ascii="Garamond" w:eastAsia="Book Antiqua" w:hAnsi="Garamond" w:cs="Arial"/>
          <w:sz w:val="28"/>
          <w:szCs w:val="28"/>
        </w:rPr>
      </w:pPr>
      <w:r w:rsidRPr="00953AE4">
        <w:rPr>
          <w:rFonts w:ascii="Garamond" w:eastAsia="Book Antiqua" w:hAnsi="Garamond" w:cs="Arial"/>
          <w:sz w:val="28"/>
          <w:szCs w:val="28"/>
        </w:rPr>
        <w:t>Bureau : 2. 480</w:t>
      </w:r>
    </w:p>
    <w:p w14:paraId="793A280A" w14:textId="77777777" w:rsidR="00CC0ABE" w:rsidRPr="00953AE4" w:rsidRDefault="00CC0ABE" w:rsidP="00CC0ABE">
      <w:pPr>
        <w:spacing w:after="120" w:line="276" w:lineRule="auto"/>
        <w:ind w:left="720" w:hanging="720"/>
        <w:jc w:val="both"/>
        <w:rPr>
          <w:rFonts w:ascii="Garamond" w:eastAsia="Book Antiqua" w:hAnsi="Garamond" w:cs="Arial"/>
          <w:sz w:val="28"/>
          <w:szCs w:val="28"/>
        </w:rPr>
      </w:pPr>
      <w:r w:rsidRPr="00953AE4">
        <w:rPr>
          <w:rFonts w:ascii="Garamond" w:eastAsia="Book Antiqua" w:hAnsi="Garamond" w:cs="Arial"/>
          <w:sz w:val="28"/>
          <w:szCs w:val="28"/>
        </w:rPr>
        <w:t>Courriel </w:t>
      </w:r>
      <w:r w:rsidRPr="00953AE4">
        <w:rPr>
          <w:rFonts w:ascii="Garamond" w:eastAsia="Book Antiqua" w:hAnsi="Garamond" w:cs="Arial"/>
          <w:color w:val="000000"/>
          <w:sz w:val="28"/>
          <w:szCs w:val="28"/>
        </w:rPr>
        <w:t xml:space="preserve">: </w:t>
      </w:r>
      <w:hyperlink r:id="rId9" w:history="1">
        <w:r w:rsidRPr="00953AE4">
          <w:rPr>
            <w:rStyle w:val="Lienhypertexte"/>
            <w:rFonts w:ascii="Garamond" w:eastAsia="Book Antiqua" w:hAnsi="Garamond" w:cs="Arial"/>
            <w:sz w:val="28"/>
            <w:szCs w:val="28"/>
          </w:rPr>
          <w:t>rosalie.roy@claurendeau.qc.ca</w:t>
        </w:r>
      </w:hyperlink>
      <w:r w:rsidRPr="00953AE4">
        <w:rPr>
          <w:rFonts w:ascii="Garamond" w:eastAsia="Book Antiqua" w:hAnsi="Garamond" w:cs="Arial"/>
          <w:sz w:val="28"/>
          <w:szCs w:val="28"/>
        </w:rPr>
        <w:t xml:space="preserve"> </w:t>
      </w:r>
      <w:r w:rsidR="00165CA0">
        <w:rPr>
          <w:rFonts w:ascii="Garamond" w:eastAsia="Book Antiqua" w:hAnsi="Garamond" w:cs="Arial"/>
          <w:sz w:val="28"/>
          <w:szCs w:val="28"/>
        </w:rPr>
        <w:t xml:space="preserve">ou par </w:t>
      </w:r>
      <w:r w:rsidRPr="00953AE4">
        <w:rPr>
          <w:rFonts w:ascii="Garamond" w:eastAsia="Book Antiqua" w:hAnsi="Garamond" w:cs="Arial"/>
          <w:sz w:val="28"/>
          <w:szCs w:val="28"/>
        </w:rPr>
        <w:t>MIO</w:t>
      </w:r>
    </w:p>
    <w:p w14:paraId="471F0E0B" w14:textId="77777777" w:rsidR="00CC0ABE" w:rsidRPr="00943013" w:rsidRDefault="00CC0ABE" w:rsidP="00CC0ABE">
      <w:pPr>
        <w:spacing w:after="120" w:line="276" w:lineRule="auto"/>
        <w:ind w:left="720" w:hanging="720"/>
        <w:jc w:val="both"/>
        <w:rPr>
          <w:rFonts w:ascii="Garamond" w:eastAsia="Book Antiqua" w:hAnsi="Garamond" w:cs="Arial"/>
          <w:sz w:val="28"/>
          <w:szCs w:val="28"/>
        </w:rPr>
      </w:pPr>
      <w:r w:rsidRPr="00953AE4">
        <w:rPr>
          <w:rFonts w:ascii="Garamond" w:eastAsia="Book Antiqua" w:hAnsi="Garamond" w:cs="Arial"/>
          <w:sz w:val="28"/>
          <w:szCs w:val="28"/>
        </w:rPr>
        <w:t>Téléphone : 514 364-3320, boîte vocale 6742</w:t>
      </w:r>
    </w:p>
    <w:p w14:paraId="0D6AA7D2" w14:textId="77777777" w:rsidR="00CC0ABE" w:rsidRPr="00943013" w:rsidRDefault="00CC0ABE" w:rsidP="00CC0ABE">
      <w:pPr>
        <w:spacing w:after="120" w:line="276" w:lineRule="auto"/>
        <w:ind w:left="720" w:hanging="720"/>
        <w:jc w:val="both"/>
        <w:rPr>
          <w:rFonts w:ascii="Garamond" w:eastAsia="Book Antiqua" w:hAnsi="Garamond" w:cs="Arial"/>
          <w:sz w:val="28"/>
          <w:szCs w:val="28"/>
        </w:rPr>
      </w:pPr>
      <w:r w:rsidRPr="00943013">
        <w:rPr>
          <w:rFonts w:ascii="Garamond" w:eastAsia="Book Antiqua" w:hAnsi="Garamond" w:cs="Arial"/>
          <w:sz w:val="28"/>
          <w:szCs w:val="28"/>
        </w:rPr>
        <w:t>Département : français</w:t>
      </w:r>
    </w:p>
    <w:p w14:paraId="4FB4E560" w14:textId="77777777" w:rsidR="00CC0ABE" w:rsidRPr="00943013" w:rsidRDefault="00CC0ABE" w:rsidP="00CC0ABE">
      <w:pPr>
        <w:spacing w:after="120" w:line="276" w:lineRule="auto"/>
        <w:ind w:left="720" w:hanging="720"/>
        <w:jc w:val="both"/>
        <w:rPr>
          <w:rFonts w:ascii="Garamond" w:eastAsia="Book Antiqua" w:hAnsi="Garamond" w:cs="Arial"/>
          <w:sz w:val="28"/>
          <w:szCs w:val="28"/>
        </w:rPr>
      </w:pPr>
      <w:r w:rsidRPr="00875D6F">
        <w:rPr>
          <w:rFonts w:ascii="Garamond" w:eastAsia="Book Antiqua" w:hAnsi="Garamond" w:cs="Arial"/>
          <w:sz w:val="28"/>
          <w:szCs w:val="28"/>
        </w:rPr>
        <w:t>Coordination départementale : Corinne Vallée (bureau 2.492)</w:t>
      </w:r>
    </w:p>
    <w:p w14:paraId="69D075A7" w14:textId="77777777" w:rsidR="00CC0ABE" w:rsidRPr="00174635" w:rsidRDefault="00CC0ABE" w:rsidP="00CC0ABE">
      <w:pPr>
        <w:spacing w:after="120" w:line="276" w:lineRule="auto"/>
        <w:ind w:left="720" w:hanging="720"/>
        <w:jc w:val="both"/>
        <w:rPr>
          <w:rFonts w:ascii="Garamond" w:eastAsia="Book Antiqua" w:hAnsi="Garamond" w:cs="Arial"/>
          <w:sz w:val="28"/>
          <w:szCs w:val="28"/>
          <w:highlight w:val="yellow"/>
        </w:rPr>
      </w:pPr>
      <w:r w:rsidRPr="00174635">
        <w:rPr>
          <w:rFonts w:ascii="Garamond" w:eastAsia="Book Antiqua" w:hAnsi="Garamond" w:cs="Arial"/>
          <w:sz w:val="28"/>
          <w:szCs w:val="28"/>
          <w:highlight w:val="yellow"/>
        </w:rPr>
        <w:t>Horaire de disponibilités de l’enseignant (aussi accessible sur LÉA):</w:t>
      </w:r>
    </w:p>
    <w:p w14:paraId="66DC34AE" w14:textId="77777777" w:rsidR="002E3DD6" w:rsidRPr="00174635" w:rsidRDefault="002E3DD6" w:rsidP="002E3DD6">
      <w:pPr>
        <w:tabs>
          <w:tab w:val="right" w:pos="8460"/>
        </w:tabs>
        <w:ind w:left="720" w:hanging="990"/>
        <w:rPr>
          <w:rFonts w:ascii="Times New Roman" w:eastAsia="Book Antiqua" w:hAnsi="Times New Roman" w:cs="Times New Roman"/>
          <w:sz w:val="20"/>
          <w:szCs w:val="20"/>
          <w:highlight w:val="yellow"/>
        </w:rPr>
      </w:pPr>
      <w:bookmarkStart w:id="0" w:name="_Hlk49324677"/>
      <w:r w:rsidRPr="00174635">
        <w:rPr>
          <w:rFonts w:ascii="Times New Roman" w:eastAsia="Book Antiqua" w:hAnsi="Times New Roman" w:cs="Times New Roman"/>
          <w:sz w:val="20"/>
          <w:szCs w:val="20"/>
          <w:highlight w:val="yellow"/>
        </w:rPr>
        <w:t>Lundi de 40h45 à 11h35 et de 13h30 à 14h20</w:t>
      </w:r>
    </w:p>
    <w:p w14:paraId="6134E070" w14:textId="32CC825C" w:rsidR="002E3DD6" w:rsidRPr="00174635" w:rsidRDefault="002E3DD6" w:rsidP="002E3DD6">
      <w:pPr>
        <w:tabs>
          <w:tab w:val="right" w:pos="8460"/>
        </w:tabs>
        <w:ind w:left="720" w:hanging="990"/>
        <w:rPr>
          <w:rFonts w:ascii="Times New Roman" w:eastAsia="Book Antiqua" w:hAnsi="Times New Roman" w:cs="Times New Roman"/>
          <w:sz w:val="20"/>
          <w:szCs w:val="20"/>
          <w:highlight w:val="yellow"/>
        </w:rPr>
      </w:pPr>
      <w:r w:rsidRPr="00174635">
        <w:rPr>
          <w:rFonts w:ascii="Times New Roman" w:eastAsia="Book Antiqua" w:hAnsi="Times New Roman" w:cs="Times New Roman"/>
          <w:sz w:val="20"/>
          <w:szCs w:val="20"/>
          <w:highlight w:val="yellow"/>
        </w:rPr>
        <w:t>Mardi de 11h40 à 12h30 et de 14h25 à 15h15</w:t>
      </w:r>
    </w:p>
    <w:p w14:paraId="33C2472F" w14:textId="08BE5A23" w:rsidR="002E3DD6" w:rsidRDefault="002E3DD6" w:rsidP="002E3DD6">
      <w:pPr>
        <w:tabs>
          <w:tab w:val="right" w:pos="8460"/>
        </w:tabs>
        <w:ind w:left="720" w:hanging="990"/>
        <w:rPr>
          <w:rFonts w:ascii="Times New Roman" w:eastAsia="Book Antiqua" w:hAnsi="Times New Roman" w:cs="Times New Roman"/>
          <w:sz w:val="20"/>
          <w:szCs w:val="20"/>
        </w:rPr>
      </w:pPr>
      <w:r w:rsidRPr="00174635">
        <w:rPr>
          <w:rFonts w:ascii="Times New Roman" w:eastAsia="Book Antiqua" w:hAnsi="Times New Roman" w:cs="Times New Roman"/>
          <w:sz w:val="20"/>
          <w:szCs w:val="20"/>
          <w:highlight w:val="yellow"/>
        </w:rPr>
        <w:t>Jeudi de 13h30 à 14h20</w:t>
      </w:r>
    </w:p>
    <w:p w14:paraId="3D13A3EE" w14:textId="77777777" w:rsidR="002E3DD6" w:rsidRDefault="002E3DD6" w:rsidP="002E3DD6">
      <w:pPr>
        <w:tabs>
          <w:tab w:val="right" w:pos="8460"/>
        </w:tabs>
        <w:rPr>
          <w:rFonts w:ascii="Times New Roman" w:eastAsia="Book Antiqua" w:hAnsi="Times New Roman" w:cs="Times New Roman"/>
          <w:sz w:val="20"/>
          <w:szCs w:val="20"/>
        </w:rPr>
      </w:pPr>
    </w:p>
    <w:bookmarkEnd w:id="0"/>
    <w:p w14:paraId="7D3E8971" w14:textId="3D240C66" w:rsidR="002E3DD6" w:rsidRPr="00943013" w:rsidRDefault="002E3DD6" w:rsidP="002E3DD6">
      <w:pPr>
        <w:tabs>
          <w:tab w:val="right" w:pos="8460"/>
        </w:tabs>
        <w:jc w:val="both"/>
        <w:rPr>
          <w:rFonts w:ascii="Times New Roman" w:eastAsia="Book Antiqua" w:hAnsi="Times New Roman" w:cs="Times New Roman"/>
          <w:sz w:val="20"/>
          <w:szCs w:val="20"/>
        </w:rPr>
        <w:sectPr w:rsidR="002E3DD6" w:rsidRPr="00943013" w:rsidSect="00F66A94">
          <w:headerReference w:type="default" r:id="rId10"/>
          <w:footerReference w:type="even" r:id="rId11"/>
          <w:footerReference w:type="default" r:id="rId12"/>
          <w:pgSz w:w="12240" w:h="15840"/>
          <w:pgMar w:top="1418" w:right="1247" w:bottom="1418" w:left="1276" w:header="709" w:footer="709" w:gutter="0"/>
          <w:pgNumType w:fmt="numberInDash"/>
          <w:cols w:space="708"/>
          <w:titlePg/>
          <w:docGrid w:linePitch="360"/>
        </w:sectPr>
      </w:pPr>
    </w:p>
    <w:p w14:paraId="63987993" w14:textId="77777777" w:rsidR="00932D7E" w:rsidRPr="00943013" w:rsidRDefault="00932D7E" w:rsidP="00932D7E">
      <w:pPr>
        <w:spacing w:line="276" w:lineRule="auto"/>
        <w:ind w:left="330" w:hanging="246"/>
        <w:jc w:val="both"/>
        <w:rPr>
          <w:rFonts w:ascii="Garamond" w:eastAsia="Book Antiqua" w:hAnsi="Garamond" w:cs="Times New Roman"/>
          <w:b/>
        </w:rPr>
      </w:pPr>
      <w:r w:rsidRPr="00BB05FC">
        <w:rPr>
          <w:rFonts w:ascii="Garamond" w:eastAsia="Book Antiqua" w:hAnsi="Garamond" w:cs="Times New Roman"/>
          <w:b/>
          <w:highlight w:val="yellow"/>
        </w:rPr>
        <w:lastRenderedPageBreak/>
        <w:t>Méthodologie de l'enseignant</w:t>
      </w:r>
    </w:p>
    <w:p w14:paraId="6B7CEBAB" w14:textId="77777777" w:rsidR="00932D7E" w:rsidRDefault="00932D7E" w:rsidP="00932D7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ind w:left="709" w:hanging="284"/>
        <w:rPr>
          <w:rFonts w:ascii="Garamond" w:eastAsia="Book Antiqua" w:hAnsi="Garamond" w:cs="TimesNewRomanPSMT"/>
          <w:lang w:val="fr-FR" w:bidi="fr-FR"/>
        </w:rPr>
      </w:pPr>
      <w:r w:rsidRPr="00BB05FC">
        <w:rPr>
          <w:rFonts w:ascii="Garamond" w:eastAsia="Book Antiqua" w:hAnsi="Garamond" w:cs="TimesNewRomanPSMT"/>
          <w:b/>
          <w:highlight w:val="green"/>
          <w:lang w:val="fr-FR" w:bidi="fr-FR"/>
        </w:rPr>
        <w:t>Cours synchrones</w:t>
      </w:r>
      <w:r w:rsidRPr="00BB05FC">
        <w:rPr>
          <w:rFonts w:ascii="Garamond" w:eastAsia="Book Antiqua" w:hAnsi="Garamond" w:cs="TimesNewRomanPSMT"/>
          <w:highlight w:val="green"/>
          <w:lang w:val="fr-FR" w:bidi="fr-FR"/>
        </w:rPr>
        <w:t xml:space="preserve"> (en direct durant les heures de cours inscrites à l’horaire, avec la Plateforme </w:t>
      </w:r>
      <w:r w:rsidRPr="00BB05FC">
        <w:rPr>
          <w:rFonts w:ascii="Garamond" w:eastAsia="Book Antiqua" w:hAnsi="Garamond" w:cs="TimesNewRomanPSMT"/>
          <w:i/>
          <w:highlight w:val="green"/>
          <w:lang w:val="fr-FR" w:bidi="fr-FR"/>
        </w:rPr>
        <w:t>Teams</w:t>
      </w:r>
      <w:r w:rsidRPr="00BB05FC">
        <w:rPr>
          <w:rFonts w:ascii="Garamond" w:eastAsia="Book Antiqua" w:hAnsi="Garamond" w:cs="TimesNewRomanPSMT"/>
          <w:highlight w:val="green"/>
          <w:lang w:val="fr-FR" w:bidi="fr-FR"/>
        </w:rPr>
        <w:t xml:space="preserve"> )</w:t>
      </w:r>
      <w:r>
        <w:rPr>
          <w:rFonts w:ascii="Garamond" w:eastAsia="Book Antiqua" w:hAnsi="Garamond" w:cs="TimesNewRomanPSMT"/>
          <w:i/>
          <w:lang w:val="fr-FR" w:bidi="fr-FR"/>
        </w:rPr>
        <w:t> </w:t>
      </w:r>
      <w:r>
        <w:rPr>
          <w:rFonts w:ascii="Garamond" w:eastAsia="Book Antiqua" w:hAnsi="Garamond" w:cs="TimesNewRomanPSMT"/>
          <w:lang w:val="fr-FR" w:bidi="fr-FR"/>
        </w:rPr>
        <w:t>: présentation des consignes pour les rédactions, travail sur les ateliers, échanges et réponses aux questions sur la théorie et les évaluations.</w:t>
      </w:r>
      <w:r w:rsidRPr="00BB05FC">
        <w:rPr>
          <w:rFonts w:ascii="Garamond" w:eastAsia="Book Antiqua" w:hAnsi="Garamond" w:cs="TimesNewRomanPSMT"/>
          <w:b/>
          <w:lang w:val="fr-FR" w:bidi="fr-FR"/>
        </w:rPr>
        <w:t xml:space="preserve"> Important</w:t>
      </w:r>
      <w:r w:rsidRPr="00BB05FC">
        <w:rPr>
          <w:rFonts w:ascii="Garamond" w:eastAsia="Book Antiqua" w:hAnsi="Garamond" w:cs="TimesNewRomanPSMT"/>
          <w:lang w:val="fr-FR" w:bidi="fr-FR"/>
        </w:rPr>
        <w:t xml:space="preserve"> : </w:t>
      </w:r>
      <w:r w:rsidRPr="00BB05FC">
        <w:rPr>
          <w:rFonts w:ascii="Garamond" w:eastAsia="Book Antiqua" w:hAnsi="Garamond" w:cs="TimesNewRomanPSMT"/>
          <w:b/>
          <w:lang w:val="fr-FR" w:bidi="fr-FR"/>
        </w:rPr>
        <w:t>ces cours ne seront pas enregistrés ; si vous manquez un cours, cela compte comme une absence.</w:t>
      </w:r>
    </w:p>
    <w:p w14:paraId="3269F536" w14:textId="77777777" w:rsidR="00932D7E" w:rsidRPr="001324D3" w:rsidRDefault="00932D7E" w:rsidP="00932D7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ind w:left="709" w:hanging="284"/>
        <w:rPr>
          <w:rFonts w:ascii="Garamond" w:eastAsia="Book Antiqua" w:hAnsi="Garamond" w:cs="TimesNewRomanPSMT"/>
          <w:lang w:val="fr-FR" w:bidi="fr-FR"/>
        </w:rPr>
      </w:pPr>
      <w:r w:rsidRPr="00BB05FC">
        <w:rPr>
          <w:rFonts w:ascii="Garamond" w:eastAsia="Book Antiqua" w:hAnsi="Garamond" w:cs="TimesNewRomanPSMT"/>
          <w:b/>
          <w:highlight w:val="green"/>
          <w:lang w:val="fr-FR" w:bidi="fr-FR"/>
        </w:rPr>
        <w:t>Cours asynchrones</w:t>
      </w:r>
      <w:r w:rsidRPr="00BB05FC">
        <w:rPr>
          <w:rFonts w:ascii="Garamond" w:eastAsia="Book Antiqua" w:hAnsi="Garamond" w:cs="TimesNewRomanPSMT"/>
          <w:highlight w:val="green"/>
          <w:lang w:val="fr-FR" w:bidi="fr-FR"/>
        </w:rPr>
        <w:t xml:space="preserve"> (en différé</w:t>
      </w:r>
      <w:r>
        <w:rPr>
          <w:rFonts w:ascii="Garamond" w:eastAsia="Book Antiqua" w:hAnsi="Garamond" w:cs="TimesNewRomanPSMT"/>
          <w:lang w:val="fr-FR" w:bidi="fr-FR"/>
        </w:rPr>
        <w:t xml:space="preserve">) : visionnage de capsules théoriques préparées en lien avec le cahier des notes de cours ; travail sur les ateliers. </w:t>
      </w:r>
    </w:p>
    <w:p w14:paraId="25F0D649" w14:textId="77777777" w:rsidR="00932D7E" w:rsidRPr="001324D3" w:rsidRDefault="00932D7E" w:rsidP="00932D7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ind w:left="709" w:hanging="284"/>
        <w:rPr>
          <w:rFonts w:ascii="Garamond" w:eastAsia="Book Antiqua" w:hAnsi="Garamond" w:cs="TimesNewRomanPSMT"/>
          <w:lang w:val="fr-FR" w:bidi="fr-FR"/>
        </w:rPr>
      </w:pPr>
      <w:r w:rsidRPr="00BB05FC">
        <w:rPr>
          <w:rFonts w:ascii="Garamond" w:eastAsia="Book Antiqua" w:hAnsi="Garamond" w:cs="TimesNewRomanPSMT"/>
          <w:b/>
          <w:highlight w:val="green"/>
          <w:lang w:val="fr-FR" w:bidi="fr-FR"/>
        </w:rPr>
        <w:t>Ateliers</w:t>
      </w:r>
      <w:r w:rsidRPr="001324D3">
        <w:rPr>
          <w:rFonts w:ascii="Garamond" w:eastAsia="Book Antiqua" w:hAnsi="Garamond" w:cs="TimesNewRomanPSMT"/>
          <w:lang w:val="fr-FR" w:bidi="fr-FR"/>
        </w:rPr>
        <w:t xml:space="preserve"> en classe virtuelle et à la maison</w:t>
      </w:r>
    </w:p>
    <w:p w14:paraId="235974CE" w14:textId="77777777" w:rsidR="00932D7E" w:rsidRPr="001324D3" w:rsidRDefault="00932D7E" w:rsidP="00932D7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ind w:left="709" w:hanging="284"/>
        <w:rPr>
          <w:rFonts w:ascii="Garamond" w:eastAsia="Book Antiqua" w:hAnsi="Garamond" w:cs="TimesNewRomanPSMT"/>
          <w:u w:color="0000FF"/>
          <w:lang w:val="fr-FR" w:bidi="fr-FR"/>
        </w:rPr>
      </w:pPr>
      <w:r w:rsidRPr="00BB05FC">
        <w:rPr>
          <w:rFonts w:ascii="Garamond" w:eastAsia="Book Antiqua" w:hAnsi="Garamond" w:cs="TimesNewRomanPSMT"/>
          <w:b/>
          <w:highlight w:val="green"/>
          <w:u w:color="0000FF"/>
          <w:lang w:val="fr-FR" w:bidi="fr-FR"/>
        </w:rPr>
        <w:t>Rencontres individuelles</w:t>
      </w:r>
      <w:r>
        <w:rPr>
          <w:rFonts w:ascii="Garamond" w:eastAsia="Book Antiqua" w:hAnsi="Garamond" w:cs="TimesNewRomanPSMT"/>
          <w:u w:color="0000FF"/>
          <w:lang w:val="fr-FR" w:bidi="fr-FR"/>
        </w:rPr>
        <w:t xml:space="preserve"> par </w:t>
      </w:r>
      <w:r>
        <w:rPr>
          <w:rFonts w:ascii="Garamond" w:eastAsia="Book Antiqua" w:hAnsi="Garamond" w:cs="TimesNewRomanPSMT"/>
          <w:i/>
          <w:u w:color="0000FF"/>
          <w:lang w:val="fr-FR" w:bidi="fr-FR"/>
        </w:rPr>
        <w:t>Teams</w:t>
      </w:r>
      <w:r>
        <w:rPr>
          <w:rFonts w:ascii="Garamond" w:eastAsia="Book Antiqua" w:hAnsi="Garamond" w:cs="TimesNewRomanPSMT"/>
          <w:u w:color="0000FF"/>
          <w:lang w:val="fr-FR" w:bidi="fr-FR"/>
        </w:rPr>
        <w:t xml:space="preserve"> durant les heures de disponibilités du prof ou sur rendez-vous.</w:t>
      </w:r>
    </w:p>
    <w:p w14:paraId="39E2C4D9" w14:textId="77777777" w:rsidR="00932D7E" w:rsidRPr="001324D3" w:rsidRDefault="00932D7E" w:rsidP="00932D7E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line="276" w:lineRule="auto"/>
        <w:ind w:left="709" w:hanging="284"/>
        <w:rPr>
          <w:rFonts w:ascii="Garamond" w:eastAsia="Book Antiqua" w:hAnsi="Garamond" w:cs="TimesNewRomanPSMT"/>
          <w:u w:color="0000FF"/>
          <w:lang w:val="fr-FR" w:bidi="fr-FR"/>
        </w:rPr>
      </w:pPr>
      <w:r w:rsidRPr="00BB05FC">
        <w:rPr>
          <w:rFonts w:ascii="Garamond" w:eastAsia="Book Antiqua" w:hAnsi="Garamond" w:cs="TimesNewRomanPSMT"/>
          <w:highlight w:val="green"/>
          <w:u w:color="0000FF"/>
          <w:lang w:val="fr-FR" w:bidi="fr-FR"/>
        </w:rPr>
        <w:t xml:space="preserve">De plus, des </w:t>
      </w:r>
      <w:r w:rsidRPr="00BB05FC">
        <w:rPr>
          <w:rFonts w:ascii="Garamond" w:eastAsia="Book Antiqua" w:hAnsi="Garamond" w:cs="TimesNewRomanPSMT"/>
          <w:b/>
          <w:highlight w:val="green"/>
          <w:u w:color="0000FF"/>
          <w:lang w:val="fr-FR" w:bidi="fr-FR"/>
        </w:rPr>
        <w:t>exercices en ligne</w:t>
      </w:r>
      <w:r w:rsidRPr="001324D3">
        <w:rPr>
          <w:rFonts w:ascii="Garamond" w:eastAsia="Book Antiqua" w:hAnsi="Garamond" w:cs="TimesNewRomanPSMT"/>
          <w:u w:color="0000FF"/>
          <w:lang w:val="fr-FR" w:bidi="fr-FR"/>
        </w:rPr>
        <w:t xml:space="preserve"> (Internet : CCDMD, « La plume et le portable ») vous seront proposés.</w:t>
      </w:r>
    </w:p>
    <w:p w14:paraId="4BA693A5" w14:textId="77777777" w:rsidR="00932D7E" w:rsidRDefault="00932D7E" w:rsidP="00932D7E">
      <w:pPr>
        <w:ind w:left="720" w:hanging="720"/>
        <w:jc w:val="both"/>
        <w:rPr>
          <w:rFonts w:ascii="Garamond" w:hAnsi="Garamond"/>
          <w:b/>
        </w:rPr>
      </w:pPr>
    </w:p>
    <w:p w14:paraId="507B0079" w14:textId="77777777" w:rsidR="00932D7E" w:rsidRPr="00216EE9" w:rsidRDefault="00932D7E" w:rsidP="00932D7E">
      <w:pPr>
        <w:ind w:left="720" w:hanging="720"/>
        <w:jc w:val="both"/>
        <w:rPr>
          <w:rFonts w:ascii="Garamond" w:hAnsi="Garamond"/>
          <w:b/>
        </w:rPr>
      </w:pPr>
      <w:r w:rsidRPr="00BB05FC">
        <w:rPr>
          <w:rFonts w:ascii="Garamond" w:hAnsi="Garamond"/>
          <w:b/>
          <w:highlight w:val="yellow"/>
        </w:rPr>
        <w:t>Moyens d’enseignement et de communication privilégiés par l’enseignant</w:t>
      </w:r>
    </w:p>
    <w:p w14:paraId="19CE1281" w14:textId="77777777" w:rsidR="00932D7E" w:rsidRPr="003E763D" w:rsidRDefault="00932D7E" w:rsidP="00932D7E">
      <w:pPr>
        <w:ind w:hanging="11"/>
        <w:jc w:val="both"/>
        <w:rPr>
          <w:rFonts w:ascii="Garamond" w:hAnsi="Garamond"/>
          <w:bCs/>
          <w:highlight w:val="yellow"/>
        </w:rPr>
      </w:pPr>
    </w:p>
    <w:p w14:paraId="11A88B99" w14:textId="77777777" w:rsidR="00932D7E" w:rsidRDefault="00932D7E" w:rsidP="00932D7E">
      <w:pPr>
        <w:jc w:val="both"/>
        <w:rPr>
          <w:rFonts w:ascii="Garamond" w:eastAsia="Book Antiqua" w:hAnsi="Garamond" w:cs="TimesNewRomanPSMT"/>
          <w:u w:color="0000FF"/>
          <w:lang w:bidi="fr-FR"/>
        </w:rPr>
      </w:pPr>
      <w:r>
        <w:rPr>
          <w:rFonts w:ascii="Garamond" w:eastAsia="Book Antiqua" w:hAnsi="Garamond" w:cs="TimesNewRomanPSMT"/>
          <w:b/>
          <w:u w:color="0000FF"/>
          <w:lang w:bidi="fr-FR"/>
        </w:rPr>
        <w:t>-</w:t>
      </w:r>
      <w:r w:rsidRPr="00BB05FC">
        <w:rPr>
          <w:rFonts w:ascii="Garamond" w:eastAsia="Book Antiqua" w:hAnsi="Garamond" w:cs="TimesNewRomanPSMT"/>
          <w:b/>
          <w:highlight w:val="green"/>
          <w:u w:color="0000FF"/>
          <w:lang w:bidi="fr-FR"/>
        </w:rPr>
        <w:t>MIO</w:t>
      </w:r>
      <w:r w:rsidRPr="002E3DD6">
        <w:rPr>
          <w:rFonts w:ascii="Garamond" w:eastAsia="Book Antiqua" w:hAnsi="Garamond" w:cs="TimesNewRomanPSMT"/>
          <w:b/>
          <w:u w:color="0000FF"/>
          <w:lang w:bidi="fr-FR"/>
        </w:rPr>
        <w:t> </w:t>
      </w:r>
      <w:r>
        <w:rPr>
          <w:rFonts w:ascii="Garamond" w:eastAsia="Book Antiqua" w:hAnsi="Garamond" w:cs="TimesNewRomanPSMT"/>
          <w:u w:color="0000FF"/>
          <w:lang w:bidi="fr-FR"/>
        </w:rPr>
        <w:t>: envoi du plan de travail de la semaine et des travaux à faire; communications avec les étudiants.</w:t>
      </w:r>
    </w:p>
    <w:p w14:paraId="0A0030EC" w14:textId="77777777" w:rsidR="00932D7E" w:rsidRDefault="00932D7E" w:rsidP="00932D7E">
      <w:pPr>
        <w:jc w:val="both"/>
        <w:rPr>
          <w:rFonts w:ascii="Garamond" w:eastAsia="Book Antiqua" w:hAnsi="Garamond" w:cs="TimesNewRomanPSMT"/>
          <w:u w:color="0000FF"/>
          <w:lang w:bidi="fr-FR"/>
        </w:rPr>
      </w:pPr>
      <w:r w:rsidRPr="00BB05FC">
        <w:rPr>
          <w:rFonts w:ascii="Garamond" w:eastAsia="Book Antiqua" w:hAnsi="Garamond" w:cs="TimesNewRomanPSMT"/>
          <w:b/>
          <w:highlight w:val="green"/>
          <w:u w:color="0000FF"/>
          <w:lang w:bidi="fr-FR"/>
        </w:rPr>
        <w:t>-Teams</w:t>
      </w:r>
      <w:r>
        <w:rPr>
          <w:rFonts w:ascii="Garamond" w:eastAsia="Book Antiqua" w:hAnsi="Garamond" w:cs="TimesNewRomanPSMT"/>
          <w:u w:color="0000FF"/>
          <w:lang w:bidi="fr-FR"/>
        </w:rPr>
        <w:t> : rencontres virtuelles (télé-enseignement) individuelles et en groupe; remise des travaux complétés par les étudiants.</w:t>
      </w:r>
    </w:p>
    <w:p w14:paraId="44617406" w14:textId="6F0A0190" w:rsidR="00932D7E" w:rsidRPr="00C93143" w:rsidRDefault="00932D7E" w:rsidP="00932D7E">
      <w:pPr>
        <w:jc w:val="both"/>
        <w:rPr>
          <w:rFonts w:ascii="Garamond" w:eastAsia="Book Antiqua" w:hAnsi="Garamond" w:cs="TimesNewRomanPSMT"/>
          <w:u w:color="0000FF"/>
          <w:lang w:bidi="fr-FR"/>
        </w:rPr>
      </w:pPr>
      <w:r w:rsidRPr="00BB05FC">
        <w:rPr>
          <w:rFonts w:ascii="Garamond" w:eastAsia="Book Antiqua" w:hAnsi="Garamond" w:cs="TimesNewRomanPSMT"/>
          <w:b/>
          <w:highlight w:val="green"/>
          <w:u w:color="0000FF"/>
          <w:lang w:bidi="fr-FR"/>
        </w:rPr>
        <w:t xml:space="preserve">-Chaîne </w:t>
      </w:r>
      <w:proofErr w:type="spellStart"/>
      <w:r w:rsidRPr="00BB05FC">
        <w:rPr>
          <w:rFonts w:ascii="Garamond" w:eastAsia="Book Antiqua" w:hAnsi="Garamond" w:cs="TimesNewRomanPSMT"/>
          <w:b/>
          <w:highlight w:val="green"/>
          <w:u w:color="0000FF"/>
          <w:lang w:bidi="fr-FR"/>
        </w:rPr>
        <w:t>Y</w:t>
      </w:r>
      <w:r w:rsidR="00293F57" w:rsidRPr="00BB05FC">
        <w:rPr>
          <w:rFonts w:ascii="Garamond" w:eastAsia="Book Antiqua" w:hAnsi="Garamond" w:cs="TimesNewRomanPSMT"/>
          <w:b/>
          <w:highlight w:val="green"/>
          <w:u w:color="0000FF"/>
          <w:lang w:bidi="fr-FR"/>
        </w:rPr>
        <w:t>o</w:t>
      </w:r>
      <w:r w:rsidRPr="00BB05FC">
        <w:rPr>
          <w:rFonts w:ascii="Garamond" w:eastAsia="Book Antiqua" w:hAnsi="Garamond" w:cs="TimesNewRomanPSMT"/>
          <w:b/>
          <w:highlight w:val="green"/>
          <w:u w:color="0000FF"/>
          <w:lang w:bidi="fr-FR"/>
        </w:rPr>
        <w:t>utube</w:t>
      </w:r>
      <w:proofErr w:type="spellEnd"/>
      <w:r w:rsidRPr="00C93143">
        <w:rPr>
          <w:rFonts w:ascii="Garamond" w:eastAsia="Book Antiqua" w:hAnsi="Garamond" w:cs="TimesNewRomanPSMT"/>
          <w:b/>
          <w:u w:color="0000FF"/>
          <w:lang w:bidi="fr-FR"/>
        </w:rPr>
        <w:t> :</w:t>
      </w:r>
      <w:r>
        <w:rPr>
          <w:rFonts w:ascii="Garamond" w:eastAsia="Book Antiqua" w:hAnsi="Garamond" w:cs="TimesNewRomanPSMT"/>
          <w:b/>
          <w:u w:color="0000FF"/>
          <w:lang w:bidi="fr-FR"/>
        </w:rPr>
        <w:t xml:space="preserve"> </w:t>
      </w:r>
      <w:r>
        <w:rPr>
          <w:rFonts w:ascii="Garamond" w:eastAsia="Book Antiqua" w:hAnsi="Garamond" w:cs="TimesNewRomanPSMT"/>
          <w:u w:color="0000FF"/>
          <w:lang w:bidi="fr-FR"/>
        </w:rPr>
        <w:t>capsules théoriques préparées en lien avec le cahier des notes de cours.</w:t>
      </w:r>
    </w:p>
    <w:p w14:paraId="27F37CAD" w14:textId="77777777" w:rsidR="002E3DD6" w:rsidRPr="00943013" w:rsidRDefault="002E3DD6" w:rsidP="00216EE9">
      <w:pPr>
        <w:jc w:val="both"/>
        <w:rPr>
          <w:rFonts w:ascii="Garamond" w:eastAsia="Book Antiqua" w:hAnsi="Garamond" w:cs="Times New Roman"/>
        </w:rPr>
      </w:pPr>
    </w:p>
    <w:p w14:paraId="48EEE5B8" w14:textId="77777777" w:rsidR="00165CA0" w:rsidRPr="00101FB4" w:rsidRDefault="00165CA0" w:rsidP="00571188">
      <w:pPr>
        <w:pStyle w:val="Sansinterligne"/>
        <w:numPr>
          <w:ilvl w:val="0"/>
          <w:numId w:val="19"/>
        </w:numPr>
        <w:ind w:left="540" w:hanging="540"/>
        <w:rPr>
          <w:rFonts w:ascii="Arial" w:hAnsi="Arial" w:cs="Arial"/>
          <w:b/>
          <w:sz w:val="20"/>
          <w:szCs w:val="20"/>
        </w:rPr>
      </w:pPr>
      <w:r w:rsidRPr="00101FB4">
        <w:rPr>
          <w:rFonts w:ascii="Arial" w:hAnsi="Arial" w:cs="Arial"/>
          <w:b/>
          <w:sz w:val="20"/>
          <w:szCs w:val="20"/>
        </w:rPr>
        <w:t>Évaluation des apprentissages</w:t>
      </w:r>
    </w:p>
    <w:tbl>
      <w:tblPr>
        <w:tblW w:w="9304" w:type="dxa"/>
        <w:tblInd w:w="18" w:type="dxa"/>
        <w:tblLayout w:type="fixed"/>
        <w:tblLook w:val="04A0" w:firstRow="1" w:lastRow="0" w:firstColumn="1" w:lastColumn="0" w:noHBand="0" w:noVBand="1"/>
      </w:tblPr>
      <w:tblGrid>
        <w:gridCol w:w="9304"/>
      </w:tblGrid>
      <w:tr w:rsidR="00165CA0" w:rsidRPr="00101FB4" w14:paraId="749B4A19" w14:textId="77777777" w:rsidTr="00F66A94">
        <w:tc>
          <w:tcPr>
            <w:tcW w:w="9304" w:type="dxa"/>
            <w:hideMark/>
          </w:tcPr>
          <w:p w14:paraId="0FEF9106" w14:textId="77777777" w:rsidR="00165CA0" w:rsidRPr="00101FB4" w:rsidRDefault="00165CA0" w:rsidP="00571188">
            <w:pPr>
              <w:pStyle w:val="Sansinterligne"/>
              <w:numPr>
                <w:ilvl w:val="1"/>
                <w:numId w:val="19"/>
              </w:numPr>
              <w:spacing w:before="60" w:after="60"/>
              <w:ind w:left="518" w:hanging="518"/>
              <w:rPr>
                <w:rFonts w:ascii="Arial" w:hAnsi="Arial" w:cs="Arial"/>
                <w:sz w:val="20"/>
                <w:szCs w:val="20"/>
              </w:rPr>
            </w:pPr>
            <w:r w:rsidRPr="00101FB4">
              <w:rPr>
                <w:rFonts w:ascii="Arial" w:hAnsi="Arial" w:cs="Arial"/>
                <w:sz w:val="20"/>
                <w:szCs w:val="20"/>
              </w:rPr>
              <w:t>Évaluations formatives</w:t>
            </w:r>
          </w:p>
        </w:tc>
      </w:tr>
      <w:tr w:rsidR="00165CA0" w:rsidRPr="00101FB4" w14:paraId="20974636" w14:textId="77777777" w:rsidTr="00F66A94">
        <w:tc>
          <w:tcPr>
            <w:tcW w:w="9304" w:type="dxa"/>
          </w:tcPr>
          <w:p w14:paraId="0476A6C2" w14:textId="77777777" w:rsidR="00165CA0" w:rsidRPr="00101FB4" w:rsidRDefault="00165CA0" w:rsidP="00F66A94">
            <w:pPr>
              <w:pStyle w:val="Corpsdetexte"/>
              <w:ind w:left="312" w:firstLine="0"/>
              <w:rPr>
                <w:rFonts w:cs="Arial"/>
                <w:szCs w:val="20"/>
              </w:rPr>
            </w:pPr>
            <w:r w:rsidRPr="00101FB4">
              <w:rPr>
                <w:rFonts w:cs="Arial"/>
                <w:szCs w:val="20"/>
              </w:rPr>
              <w:t xml:space="preserve">    Encadrement en langue : </w:t>
            </w:r>
          </w:p>
          <w:p w14:paraId="56E815C0" w14:textId="77777777" w:rsidR="00165CA0" w:rsidRPr="00101FB4" w:rsidRDefault="00165CA0" w:rsidP="00F66A94">
            <w:pPr>
              <w:pStyle w:val="Corpsdetexte"/>
              <w:ind w:left="312" w:firstLine="0"/>
              <w:rPr>
                <w:rFonts w:cs="Arial"/>
                <w:bCs/>
                <w:iCs/>
                <w:szCs w:val="20"/>
              </w:rPr>
            </w:pPr>
            <w:r w:rsidRPr="00101FB4">
              <w:rPr>
                <w:rFonts w:cs="Arial"/>
                <w:szCs w:val="20"/>
              </w:rPr>
              <w:t xml:space="preserve">          </w:t>
            </w:r>
            <w:r w:rsidRPr="00101FB4">
              <w:rPr>
                <w:rFonts w:cs="Arial"/>
                <w:bCs/>
                <w:iCs/>
                <w:szCs w:val="20"/>
              </w:rPr>
              <w:t>Des activités de révision et de consolidation seront proposées aux étudiants tout au long de la session.</w:t>
            </w:r>
          </w:p>
        </w:tc>
      </w:tr>
      <w:tr w:rsidR="00165CA0" w:rsidRPr="00101FB4" w14:paraId="19278633" w14:textId="77777777" w:rsidTr="00F66A94">
        <w:trPr>
          <w:trHeight w:val="2549"/>
        </w:trPr>
        <w:tc>
          <w:tcPr>
            <w:tcW w:w="9304" w:type="dxa"/>
          </w:tcPr>
          <w:p w14:paraId="666D48D3" w14:textId="77777777" w:rsidR="00165CA0" w:rsidRPr="00101FB4" w:rsidRDefault="00165CA0" w:rsidP="00F66A94">
            <w:pPr>
              <w:pStyle w:val="Sansinterligne"/>
              <w:spacing w:before="60" w:after="60"/>
              <w:rPr>
                <w:rFonts w:ascii="Arial" w:hAnsi="Arial" w:cs="Arial"/>
                <w:b/>
                <w:bCs/>
                <w:u w:val="single"/>
              </w:rPr>
            </w:pPr>
            <w:r w:rsidRPr="00BB05FC">
              <w:rPr>
                <w:rFonts w:ascii="Arial" w:hAnsi="Arial" w:cs="Arial"/>
                <w:sz w:val="20"/>
                <w:szCs w:val="20"/>
                <w:highlight w:val="yellow"/>
              </w:rPr>
              <w:t>4.2   Évaluations sommatives, critères d’évaluation et pondération</w:t>
            </w:r>
          </w:p>
          <w:p w14:paraId="098FC43C" w14:textId="77777777" w:rsidR="00165CA0" w:rsidRPr="00BB05FC" w:rsidRDefault="00165CA0" w:rsidP="00571188">
            <w:pPr>
              <w:pStyle w:val="Corpsdetexte2"/>
              <w:numPr>
                <w:ilvl w:val="0"/>
                <w:numId w:val="23"/>
              </w:numPr>
              <w:spacing w:line="240" w:lineRule="auto"/>
              <w:rPr>
                <w:rFonts w:ascii="Arial" w:hAnsi="Arial" w:cs="Arial"/>
                <w:b/>
                <w:bCs/>
                <w:sz w:val="20"/>
                <w:szCs w:val="20"/>
                <w:highlight w:val="green"/>
              </w:rPr>
            </w:pPr>
            <w:r w:rsidRPr="00BB05FC">
              <w:rPr>
                <w:rFonts w:ascii="Arial" w:hAnsi="Arial" w:cs="Arial"/>
                <w:b/>
                <w:bCs/>
                <w:sz w:val="20"/>
                <w:szCs w:val="20"/>
                <w:highlight w:val="green"/>
                <w:u w:val="single"/>
              </w:rPr>
              <w:t>Activités d’évaluations diverses 20 %</w:t>
            </w:r>
            <w:r w:rsidRPr="00BB05FC">
              <w:rPr>
                <w:rFonts w:ascii="Arial" w:hAnsi="Arial" w:cs="Arial"/>
                <w:b/>
                <w:bCs/>
                <w:sz w:val="20"/>
                <w:szCs w:val="20"/>
                <w:highlight w:val="green"/>
              </w:rPr>
              <w:t> </w:t>
            </w:r>
          </w:p>
          <w:p w14:paraId="6B67F5C1" w14:textId="745991C5" w:rsidR="00165CA0" w:rsidRPr="00BB05FC" w:rsidRDefault="00EF14C3" w:rsidP="00F66A94">
            <w:pPr>
              <w:ind w:right="-5"/>
              <w:jc w:val="both"/>
              <w:rPr>
                <w:rFonts w:ascii="Arial" w:hAnsi="Arial" w:cs="Arial"/>
                <w:b/>
                <w:sz w:val="20"/>
                <w:szCs w:val="20"/>
                <w:highlight w:val="green"/>
              </w:rPr>
            </w:pPr>
            <w:r w:rsidRPr="00BB05FC">
              <w:rPr>
                <w:rFonts w:ascii="Arial" w:hAnsi="Arial" w:cs="Arial"/>
                <w:b/>
                <w:sz w:val="20"/>
                <w:szCs w:val="20"/>
                <w:highlight w:val="green"/>
              </w:rPr>
              <w:t xml:space="preserve">           </w:t>
            </w:r>
            <w:r w:rsidR="002D3122" w:rsidRPr="00BB05FC">
              <w:rPr>
                <w:rFonts w:ascii="Arial" w:hAnsi="Arial" w:cs="Arial"/>
                <w:b/>
                <w:sz w:val="20"/>
                <w:szCs w:val="20"/>
                <w:highlight w:val="green"/>
              </w:rPr>
              <w:t xml:space="preserve"> </w:t>
            </w:r>
            <w:r w:rsidR="00165CA0" w:rsidRPr="00BB05FC">
              <w:rPr>
                <w:rFonts w:ascii="Arial" w:hAnsi="Arial" w:cs="Arial"/>
                <w:b/>
                <w:sz w:val="20"/>
                <w:szCs w:val="20"/>
                <w:highlight w:val="green"/>
              </w:rPr>
              <w:t>Ateliers</w:t>
            </w:r>
            <w:r w:rsidR="00216EE9" w:rsidRPr="00BB05FC">
              <w:rPr>
                <w:rFonts w:ascii="Arial" w:hAnsi="Arial" w:cs="Arial"/>
                <w:b/>
                <w:sz w:val="20"/>
                <w:szCs w:val="20"/>
                <w:highlight w:val="green"/>
              </w:rPr>
              <w:t> : neuf (9) ateliers à faire au cours de la session</w:t>
            </w:r>
          </w:p>
          <w:p w14:paraId="0E4BE3A7" w14:textId="6D900926" w:rsidR="00165CA0" w:rsidRDefault="001642DD" w:rsidP="00F66A94">
            <w:pPr>
              <w:ind w:right="-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B05FC">
              <w:rPr>
                <w:rFonts w:ascii="Arial" w:hAnsi="Arial" w:cs="Arial"/>
                <w:sz w:val="20"/>
                <w:szCs w:val="20"/>
                <w:highlight w:val="green"/>
              </w:rPr>
              <w:t xml:space="preserve">            Les ateliers 1 à 8 so</w:t>
            </w:r>
            <w:r w:rsidR="00165CA0" w:rsidRPr="00BB05FC">
              <w:rPr>
                <w:rFonts w:ascii="Arial" w:hAnsi="Arial" w:cs="Arial"/>
                <w:sz w:val="20"/>
                <w:szCs w:val="20"/>
                <w:highlight w:val="green"/>
              </w:rPr>
              <w:t xml:space="preserve">nt évalués sur </w:t>
            </w:r>
            <w:r w:rsidR="002D3122" w:rsidRPr="00BB05FC">
              <w:rPr>
                <w:rFonts w:ascii="Arial" w:hAnsi="Arial" w:cs="Arial"/>
                <w:sz w:val="20"/>
                <w:szCs w:val="20"/>
                <w:highlight w:val="green"/>
              </w:rPr>
              <w:t>20</w:t>
            </w:r>
            <w:r w:rsidR="00165CA0" w:rsidRPr="00BB05FC">
              <w:rPr>
                <w:rFonts w:ascii="Arial" w:hAnsi="Arial" w:cs="Arial"/>
                <w:sz w:val="20"/>
                <w:szCs w:val="20"/>
                <w:highlight w:val="green"/>
              </w:rPr>
              <w:t xml:space="preserve"> points et </w:t>
            </w:r>
            <w:r w:rsidRPr="00BB05FC">
              <w:rPr>
                <w:rFonts w:ascii="Arial" w:hAnsi="Arial" w:cs="Arial"/>
                <w:sz w:val="20"/>
                <w:szCs w:val="20"/>
                <w:highlight w:val="green"/>
              </w:rPr>
              <w:t xml:space="preserve">l’atelier 9 est évalué sur </w:t>
            </w:r>
            <w:r w:rsidR="002D3122" w:rsidRPr="00BB05FC">
              <w:rPr>
                <w:rFonts w:ascii="Arial" w:hAnsi="Arial" w:cs="Arial"/>
                <w:sz w:val="20"/>
                <w:szCs w:val="20"/>
                <w:highlight w:val="green"/>
              </w:rPr>
              <w:t>4</w:t>
            </w:r>
            <w:r w:rsidRPr="00BB05FC">
              <w:rPr>
                <w:rFonts w:ascii="Arial" w:hAnsi="Arial" w:cs="Arial"/>
                <w:sz w:val="20"/>
                <w:szCs w:val="20"/>
                <w:highlight w:val="green"/>
              </w:rPr>
              <w:t xml:space="preserve">0 points. Ils </w:t>
            </w:r>
            <w:r w:rsidR="00165CA0" w:rsidRPr="00BB05FC">
              <w:rPr>
                <w:rFonts w:ascii="Arial" w:hAnsi="Arial" w:cs="Arial"/>
                <w:sz w:val="20"/>
                <w:szCs w:val="20"/>
                <w:highlight w:val="green"/>
              </w:rPr>
              <w:t xml:space="preserve">valent chacun 1 % de la note finale, pour un total de </w:t>
            </w:r>
            <w:r w:rsidR="002D3122" w:rsidRPr="00BB05FC">
              <w:rPr>
                <w:rFonts w:ascii="Arial" w:hAnsi="Arial" w:cs="Arial"/>
                <w:sz w:val="20"/>
                <w:szCs w:val="20"/>
                <w:highlight w:val="green"/>
              </w:rPr>
              <w:t>2</w:t>
            </w:r>
            <w:r w:rsidR="00165CA0" w:rsidRPr="00BB05FC">
              <w:rPr>
                <w:rFonts w:ascii="Arial" w:hAnsi="Arial" w:cs="Arial"/>
                <w:sz w:val="20"/>
                <w:szCs w:val="20"/>
                <w:highlight w:val="green"/>
              </w:rPr>
              <w:t>0 %</w:t>
            </w:r>
          </w:p>
          <w:p w14:paraId="72F8BEA1" w14:textId="77777777" w:rsidR="00165CA0" w:rsidRDefault="00165CA0" w:rsidP="00F66A94">
            <w:pPr>
              <w:ind w:right="-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BB61CCD" w14:textId="77777777" w:rsidR="00165CA0" w:rsidRPr="00101FB4" w:rsidRDefault="00165CA0" w:rsidP="00F66A94">
            <w:pPr>
              <w:ind w:right="-5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Les photocopies d’ateliers ne sont pas acceptées. Les travaux qui ne respectent pas les consignes pourraient ne pas être corrigés et obtenir la note de zéro (0) comme résultat.</w:t>
            </w:r>
          </w:p>
          <w:p w14:paraId="247BB71F" w14:textId="77777777" w:rsidR="00165CA0" w:rsidRPr="00101FB4" w:rsidRDefault="00165CA0" w:rsidP="00F66A94">
            <w:pPr>
              <w:ind w:right="-5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0397E13" w14:textId="77777777" w:rsidR="00216EE9" w:rsidRDefault="00165CA0" w:rsidP="00F66A94">
            <w:pPr>
              <w:ind w:right="-5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    </w:t>
            </w:r>
          </w:p>
          <w:p w14:paraId="632B8C4B" w14:textId="77777777" w:rsidR="00BB05FC" w:rsidRDefault="00165CA0" w:rsidP="00F66A94">
            <w:pPr>
              <w:ind w:right="-5"/>
              <w:jc w:val="both"/>
              <w:rPr>
                <w:rFonts w:ascii="Arial" w:hAnsi="Arial" w:cs="Arial"/>
                <w:bCs/>
                <w:sz w:val="20"/>
                <w:szCs w:val="20"/>
                <w:u w:val="single"/>
              </w:rPr>
            </w:pPr>
            <w:r w:rsidRPr="002045DE">
              <w:rPr>
                <w:rFonts w:ascii="Arial" w:hAnsi="Arial" w:cs="Arial"/>
                <w:bCs/>
                <w:sz w:val="20"/>
                <w:szCs w:val="20"/>
                <w:u w:val="single"/>
              </w:rPr>
              <w:t xml:space="preserve"> </w:t>
            </w:r>
          </w:p>
          <w:p w14:paraId="392CE126" w14:textId="61285401" w:rsidR="00165CA0" w:rsidRPr="00402CAB" w:rsidRDefault="00165CA0" w:rsidP="00F66A94">
            <w:pPr>
              <w:ind w:right="-5"/>
              <w:jc w:val="both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r w:rsidRPr="00BB05FC">
              <w:rPr>
                <w:rFonts w:ascii="Arial" w:hAnsi="Arial" w:cs="Arial"/>
                <w:b/>
                <w:bCs/>
                <w:sz w:val="20"/>
                <w:szCs w:val="20"/>
                <w:highlight w:val="green"/>
                <w:u w:val="single"/>
              </w:rPr>
              <w:t>B-  Rédactions de 4 dissertations : 80 %</w:t>
            </w:r>
          </w:p>
          <w:p w14:paraId="09C65430" w14:textId="77777777" w:rsidR="00165CA0" w:rsidRPr="00101FB4" w:rsidRDefault="00165CA0" w:rsidP="00F66A94">
            <w:pPr>
              <w:ind w:right="-5"/>
              <w:jc w:val="both"/>
              <w:rPr>
                <w:rFonts w:ascii="Arial" w:hAnsi="Arial" w:cs="Arial"/>
                <w:sz w:val="20"/>
                <w:szCs w:val="20"/>
                <w:highlight w:val="yellow"/>
                <w:u w:val="single"/>
              </w:rPr>
            </w:pPr>
          </w:p>
          <w:p w14:paraId="18985FB3" w14:textId="2A974717" w:rsidR="00165CA0" w:rsidRDefault="00165CA0" w:rsidP="00F66A94">
            <w:pPr>
              <w:ind w:right="-5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445008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Une dissertation partielle de 240 mots </w:t>
            </w:r>
            <w:r w:rsidRPr="00445008">
              <w:rPr>
                <w:rFonts w:ascii="Arial" w:hAnsi="Arial" w:cs="Arial"/>
                <w:sz w:val="20"/>
                <w:szCs w:val="20"/>
                <w:u w:val="single"/>
              </w:rPr>
              <w:t xml:space="preserve">incluant les citations : </w:t>
            </w:r>
            <w:r w:rsidRPr="00BB05FC">
              <w:rPr>
                <w:rFonts w:ascii="Arial" w:hAnsi="Arial" w:cs="Arial"/>
                <w:sz w:val="20"/>
                <w:szCs w:val="20"/>
                <w:highlight w:val="green"/>
                <w:u w:val="single"/>
              </w:rPr>
              <w:t>10 %</w:t>
            </w:r>
          </w:p>
          <w:p w14:paraId="088F1972" w14:textId="77777777" w:rsidR="00F66A94" w:rsidRPr="00445008" w:rsidRDefault="00F66A94" w:rsidP="00F66A94">
            <w:pPr>
              <w:ind w:right="-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89C1A97" w14:textId="1E5DB32D" w:rsidR="00165CA0" w:rsidRDefault="00F66A94" w:rsidP="00F66A94">
            <w:pPr>
              <w:ind w:right="-5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 première</w:t>
            </w:r>
            <w:r w:rsidR="001642D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65CA0" w:rsidRPr="00445008">
              <w:rPr>
                <w:rFonts w:ascii="Arial" w:hAnsi="Arial" w:cs="Arial"/>
                <w:sz w:val="20"/>
                <w:szCs w:val="20"/>
              </w:rPr>
              <w:t>dissertation thématique partielle est réalisée à la semaine 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165CA0" w:rsidRPr="00445008">
              <w:rPr>
                <w:rFonts w:ascii="Times New Roman" w:eastAsia="Times New Roman" w:hAnsi="Times New Roman"/>
                <w:sz w:val="20"/>
                <w:szCs w:val="20"/>
                <w:lang w:eastAsia="fr-CA"/>
              </w:rPr>
              <w:t xml:space="preserve"> </w:t>
            </w:r>
            <w:r w:rsidR="00165CA0" w:rsidRPr="00445008">
              <w:rPr>
                <w:rFonts w:ascii="Arial" w:hAnsi="Arial" w:cs="Arial"/>
                <w:sz w:val="20"/>
                <w:szCs w:val="20"/>
              </w:rPr>
              <w:t xml:space="preserve">à partir d’un court texte littéraire. L’étudiant rédige un plan de rédaction et une dissertation thématique partielle de </w:t>
            </w:r>
            <w:r w:rsidR="00165CA0" w:rsidRPr="00F66A94">
              <w:rPr>
                <w:rFonts w:ascii="Arial" w:hAnsi="Arial" w:cs="Arial"/>
                <w:b/>
                <w:sz w:val="20"/>
                <w:szCs w:val="20"/>
              </w:rPr>
              <w:t xml:space="preserve">240 </w:t>
            </w:r>
            <w:r w:rsidR="00165CA0" w:rsidRPr="00445008">
              <w:rPr>
                <w:rFonts w:ascii="Arial" w:hAnsi="Arial" w:cs="Arial"/>
                <w:sz w:val="20"/>
                <w:szCs w:val="20"/>
              </w:rPr>
              <w:t>mots incluant les citations. Elle vaut 10 % de la note finale.</w:t>
            </w:r>
          </w:p>
          <w:p w14:paraId="25771806" w14:textId="77777777" w:rsidR="00F66A94" w:rsidRPr="00445008" w:rsidRDefault="00F66A94" w:rsidP="00F66A94">
            <w:pPr>
              <w:ind w:right="-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07B4CE0D" w14:textId="365886B0" w:rsidR="00165CA0" w:rsidRDefault="00165CA0" w:rsidP="00F66A94">
            <w:pPr>
              <w:ind w:right="-5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445008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Une dissertation partielle de 480 mots </w:t>
            </w:r>
            <w:r w:rsidRPr="00445008">
              <w:rPr>
                <w:rFonts w:ascii="Arial" w:hAnsi="Arial" w:cs="Arial"/>
                <w:sz w:val="20"/>
                <w:szCs w:val="20"/>
                <w:u w:val="single"/>
              </w:rPr>
              <w:t xml:space="preserve">incluant les citations : </w:t>
            </w:r>
            <w:r w:rsidRPr="00BB05FC">
              <w:rPr>
                <w:rFonts w:ascii="Arial" w:hAnsi="Arial" w:cs="Arial"/>
                <w:sz w:val="20"/>
                <w:szCs w:val="20"/>
                <w:highlight w:val="green"/>
                <w:u w:val="single"/>
              </w:rPr>
              <w:t>10 %</w:t>
            </w:r>
          </w:p>
          <w:p w14:paraId="7D33D9FC" w14:textId="77777777" w:rsidR="00F66A94" w:rsidRPr="00445008" w:rsidRDefault="00F66A94" w:rsidP="00F66A94">
            <w:pPr>
              <w:ind w:right="-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E518F3B" w14:textId="5E88707C" w:rsidR="00165CA0" w:rsidRDefault="00165CA0" w:rsidP="00F66A94">
            <w:pPr>
              <w:ind w:right="-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45008">
              <w:rPr>
                <w:rFonts w:ascii="Arial" w:hAnsi="Arial" w:cs="Arial"/>
                <w:sz w:val="20"/>
                <w:szCs w:val="20"/>
              </w:rPr>
              <w:lastRenderedPageBreak/>
              <w:t xml:space="preserve">La deuxième dissertation thématique est partielle et est réalisée </w:t>
            </w:r>
            <w:r>
              <w:rPr>
                <w:rFonts w:ascii="Arial" w:hAnsi="Arial" w:cs="Arial"/>
                <w:sz w:val="20"/>
                <w:szCs w:val="20"/>
              </w:rPr>
              <w:t>aux semaines</w:t>
            </w:r>
            <w:r w:rsidRPr="00445008">
              <w:rPr>
                <w:rFonts w:ascii="Arial" w:hAnsi="Arial" w:cs="Arial"/>
                <w:sz w:val="20"/>
                <w:szCs w:val="20"/>
              </w:rPr>
              <w:t> </w:t>
            </w:r>
            <w:r>
              <w:rPr>
                <w:rFonts w:ascii="Arial" w:hAnsi="Arial" w:cs="Arial"/>
                <w:sz w:val="20"/>
                <w:szCs w:val="20"/>
              </w:rPr>
              <w:t>7-</w:t>
            </w:r>
            <w:r w:rsidRPr="00445008">
              <w:rPr>
                <w:rFonts w:ascii="Arial" w:hAnsi="Arial" w:cs="Arial"/>
                <w:sz w:val="20"/>
                <w:szCs w:val="20"/>
              </w:rPr>
              <w:t>8</w:t>
            </w:r>
            <w:r w:rsidRPr="00445008">
              <w:rPr>
                <w:rFonts w:ascii="Times New Roman" w:eastAsia="Times New Roman" w:hAnsi="Times New Roman"/>
                <w:sz w:val="20"/>
                <w:szCs w:val="20"/>
                <w:lang w:eastAsia="fr-CA"/>
              </w:rPr>
              <w:t xml:space="preserve"> </w:t>
            </w:r>
            <w:r w:rsidRPr="00445008">
              <w:rPr>
                <w:rFonts w:ascii="Arial" w:hAnsi="Arial" w:cs="Arial"/>
                <w:sz w:val="20"/>
                <w:szCs w:val="20"/>
              </w:rPr>
              <w:t xml:space="preserve">à partir d’un court texte littéraire. L’étudiant rédige un plan de rédaction et une dissertation thématique partielle de </w:t>
            </w:r>
            <w:r w:rsidRPr="00F66A94">
              <w:rPr>
                <w:rFonts w:ascii="Arial" w:hAnsi="Arial" w:cs="Arial"/>
                <w:b/>
                <w:sz w:val="20"/>
                <w:szCs w:val="20"/>
              </w:rPr>
              <w:t xml:space="preserve">480 </w:t>
            </w:r>
            <w:r w:rsidRPr="00445008">
              <w:rPr>
                <w:rFonts w:ascii="Arial" w:hAnsi="Arial" w:cs="Arial"/>
                <w:sz w:val="20"/>
                <w:szCs w:val="20"/>
              </w:rPr>
              <w:t>mots incluant les citations. Elle vaut 10 % de la note finale.</w:t>
            </w:r>
          </w:p>
          <w:p w14:paraId="0F81F710" w14:textId="77777777" w:rsidR="00F66A94" w:rsidRPr="00445008" w:rsidRDefault="00F66A94" w:rsidP="00F66A94">
            <w:pPr>
              <w:ind w:right="-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9F0A159" w14:textId="781C34A4" w:rsidR="00165CA0" w:rsidRDefault="00165CA0" w:rsidP="00F66A94">
            <w:pPr>
              <w:ind w:right="-5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F66A94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Une dissertation </w:t>
            </w:r>
            <w:r w:rsidR="00F66A94" w:rsidRPr="00F66A94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partielle de 480 </w:t>
            </w:r>
            <w:r w:rsidRPr="00F66A94">
              <w:rPr>
                <w:rFonts w:ascii="Arial" w:hAnsi="Arial" w:cs="Arial"/>
                <w:b/>
                <w:sz w:val="20"/>
                <w:szCs w:val="20"/>
                <w:u w:val="single"/>
              </w:rPr>
              <w:t>mots</w:t>
            </w:r>
            <w:r w:rsidRPr="00445008">
              <w:rPr>
                <w:rFonts w:ascii="Arial" w:hAnsi="Arial" w:cs="Arial"/>
                <w:sz w:val="20"/>
                <w:szCs w:val="20"/>
                <w:u w:val="single"/>
              </w:rPr>
              <w:t xml:space="preserve"> incluant les citations </w:t>
            </w:r>
            <w:r w:rsidRPr="00BB05FC">
              <w:rPr>
                <w:rFonts w:ascii="Arial" w:hAnsi="Arial" w:cs="Arial"/>
                <w:sz w:val="20"/>
                <w:szCs w:val="20"/>
                <w:highlight w:val="green"/>
                <w:u w:val="single"/>
              </w:rPr>
              <w:t>: 20 %</w:t>
            </w:r>
          </w:p>
          <w:p w14:paraId="6D1C7A2D" w14:textId="77777777" w:rsidR="00F66A94" w:rsidRPr="00445008" w:rsidRDefault="00F66A94" w:rsidP="00F66A94">
            <w:pPr>
              <w:ind w:right="-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F6AC824" w14:textId="197AFF1A" w:rsidR="00165CA0" w:rsidRDefault="00165CA0" w:rsidP="00F66A94">
            <w:pPr>
              <w:ind w:right="-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45008">
              <w:rPr>
                <w:rFonts w:ascii="Arial" w:hAnsi="Arial" w:cs="Arial"/>
                <w:sz w:val="20"/>
                <w:szCs w:val="20"/>
              </w:rPr>
              <w:t xml:space="preserve">La troisième dissertation thématique est </w:t>
            </w:r>
            <w:r w:rsidR="00F66A94">
              <w:rPr>
                <w:rFonts w:ascii="Arial" w:hAnsi="Arial" w:cs="Arial"/>
                <w:sz w:val="20"/>
                <w:szCs w:val="20"/>
              </w:rPr>
              <w:t>partielle</w:t>
            </w:r>
            <w:r w:rsidRPr="00445008">
              <w:rPr>
                <w:rFonts w:ascii="Arial" w:hAnsi="Arial" w:cs="Arial"/>
                <w:sz w:val="20"/>
                <w:szCs w:val="20"/>
              </w:rPr>
              <w:t xml:space="preserve"> et est réalisée </w:t>
            </w:r>
            <w:r>
              <w:rPr>
                <w:rFonts w:ascii="Arial" w:hAnsi="Arial" w:cs="Arial"/>
                <w:sz w:val="20"/>
                <w:szCs w:val="20"/>
              </w:rPr>
              <w:t xml:space="preserve">aux semaines 11-12 </w:t>
            </w:r>
            <w:r w:rsidRPr="00445008">
              <w:rPr>
                <w:rFonts w:ascii="Arial" w:hAnsi="Arial" w:cs="Arial"/>
                <w:sz w:val="20"/>
                <w:szCs w:val="20"/>
              </w:rPr>
              <w:t xml:space="preserve">à partir d’un court texte littéraire. L’étudiant rédige un plan de rédaction et une dissertation thématique </w:t>
            </w:r>
            <w:r w:rsidR="00F66A94">
              <w:rPr>
                <w:rFonts w:ascii="Arial" w:hAnsi="Arial" w:cs="Arial"/>
                <w:sz w:val="20"/>
                <w:szCs w:val="20"/>
              </w:rPr>
              <w:t>partielle</w:t>
            </w:r>
            <w:r w:rsidRPr="00445008"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="00F66A94">
              <w:rPr>
                <w:rFonts w:ascii="Arial" w:hAnsi="Arial" w:cs="Arial"/>
                <w:b/>
                <w:bCs/>
                <w:sz w:val="20"/>
                <w:szCs w:val="20"/>
              </w:rPr>
              <w:t>480</w:t>
            </w:r>
            <w:r w:rsidRPr="00445008">
              <w:rPr>
                <w:rFonts w:ascii="Arial" w:hAnsi="Arial" w:cs="Arial"/>
                <w:sz w:val="20"/>
                <w:szCs w:val="20"/>
              </w:rPr>
              <w:t xml:space="preserve"> mots incluant les citations. Elle vaut 20 % de la note finale.</w:t>
            </w:r>
          </w:p>
          <w:p w14:paraId="3E8D1419" w14:textId="77777777" w:rsidR="00165CA0" w:rsidRDefault="00165CA0" w:rsidP="00F66A94">
            <w:pPr>
              <w:ind w:right="-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548E936" w14:textId="77777777" w:rsidR="00165CA0" w:rsidRPr="00101FB4" w:rsidRDefault="00165CA0" w:rsidP="00F66A94">
            <w:pPr>
              <w:ind w:right="-5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5CA0" w:rsidRPr="00101FB4" w14:paraId="60994D76" w14:textId="77777777" w:rsidTr="00F66A94">
        <w:tc>
          <w:tcPr>
            <w:tcW w:w="9304" w:type="dxa"/>
            <w:hideMark/>
          </w:tcPr>
          <w:p w14:paraId="1C54143E" w14:textId="77777777" w:rsidR="00165CA0" w:rsidRPr="00101FB4" w:rsidRDefault="00165CA0" w:rsidP="00571188">
            <w:pPr>
              <w:pStyle w:val="Sansinterligne"/>
              <w:numPr>
                <w:ilvl w:val="1"/>
                <w:numId w:val="19"/>
              </w:numPr>
              <w:spacing w:before="60" w:after="60"/>
              <w:ind w:left="518" w:hanging="518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101FB4">
              <w:br w:type="page"/>
            </w:r>
            <w:r w:rsidRPr="00101FB4">
              <w:rPr>
                <w:rFonts w:ascii="Arial" w:hAnsi="Arial" w:cs="Arial"/>
                <w:sz w:val="20"/>
                <w:szCs w:val="20"/>
                <w:u w:val="single"/>
              </w:rPr>
              <w:t>Évaluation certificative </w:t>
            </w:r>
            <w:r w:rsidRPr="00BB05FC">
              <w:rPr>
                <w:rFonts w:ascii="Arial" w:hAnsi="Arial" w:cs="Arial"/>
                <w:sz w:val="20"/>
                <w:szCs w:val="20"/>
                <w:highlight w:val="green"/>
                <w:u w:val="single"/>
              </w:rPr>
              <w:t>: 40%</w:t>
            </w:r>
            <w:r w:rsidRPr="00101FB4">
              <w:rPr>
                <w:rFonts w:ascii="Arial" w:hAnsi="Arial" w:cs="Arial"/>
                <w:sz w:val="20"/>
                <w:szCs w:val="20"/>
                <w:u w:val="single"/>
              </w:rPr>
              <w:t xml:space="preserve"> </w:t>
            </w:r>
          </w:p>
        </w:tc>
      </w:tr>
      <w:tr w:rsidR="00165CA0" w:rsidRPr="00101FB4" w14:paraId="79F8A824" w14:textId="77777777" w:rsidTr="00F66A94">
        <w:tc>
          <w:tcPr>
            <w:tcW w:w="9304" w:type="dxa"/>
            <w:hideMark/>
          </w:tcPr>
          <w:p w14:paraId="743D97E2" w14:textId="77777777" w:rsidR="00165CA0" w:rsidRPr="00101FB4" w:rsidRDefault="00165CA0" w:rsidP="00571188">
            <w:pPr>
              <w:pStyle w:val="Sansinterligne"/>
              <w:numPr>
                <w:ilvl w:val="0"/>
                <w:numId w:val="22"/>
              </w:numPr>
              <w:spacing w:before="60" w:after="60"/>
              <w:ind w:left="878"/>
              <w:rPr>
                <w:rFonts w:ascii="Arial" w:hAnsi="Arial" w:cs="Arial"/>
                <w:sz w:val="20"/>
                <w:szCs w:val="20"/>
              </w:rPr>
            </w:pPr>
            <w:r w:rsidRPr="00101FB4">
              <w:rPr>
                <w:rFonts w:ascii="Arial" w:hAnsi="Arial" w:cs="Arial"/>
                <w:sz w:val="20"/>
                <w:szCs w:val="20"/>
              </w:rPr>
              <w:t>Type d’évaluation</w:t>
            </w:r>
          </w:p>
        </w:tc>
      </w:tr>
      <w:tr w:rsidR="00165CA0" w:rsidRPr="00101FB4" w14:paraId="240C88A6" w14:textId="77777777" w:rsidTr="00F66A94">
        <w:tc>
          <w:tcPr>
            <w:tcW w:w="9304" w:type="dxa"/>
          </w:tcPr>
          <w:p w14:paraId="535774C6" w14:textId="77777777" w:rsidR="00165CA0" w:rsidRPr="003E6180" w:rsidRDefault="00165CA0" w:rsidP="00F66A94">
            <w:pPr>
              <w:tabs>
                <w:tab w:val="right" w:pos="9180"/>
                <w:tab w:val="right" w:pos="10140"/>
              </w:tabs>
              <w:ind w:left="691" w:right="119" w:hanging="2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1FB4">
              <w:rPr>
                <w:rFonts w:ascii="Arial" w:hAnsi="Arial" w:cs="Arial"/>
                <w:sz w:val="20"/>
                <w:szCs w:val="20"/>
              </w:rPr>
              <w:t xml:space="preserve">L’étudiant rédige une </w:t>
            </w:r>
            <w:r w:rsidRPr="003E6180">
              <w:rPr>
                <w:rFonts w:ascii="Arial" w:hAnsi="Arial" w:cs="Arial"/>
                <w:sz w:val="20"/>
                <w:szCs w:val="20"/>
              </w:rPr>
              <w:t xml:space="preserve">dissertation thématique qui suppose la compréhension d’un texte court, l’élaboration d’un plan, la rédaction et la révision de la dissertation. La dissertation thématique comprend les parties suivantes : </w:t>
            </w:r>
          </w:p>
          <w:p w14:paraId="5D27A7F8" w14:textId="77777777" w:rsidR="00165CA0" w:rsidRPr="003E6180" w:rsidRDefault="00165CA0" w:rsidP="00F66A94">
            <w:pPr>
              <w:ind w:left="1440" w:right="11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E6180">
              <w:rPr>
                <w:rFonts w:ascii="Arial" w:hAnsi="Arial" w:cs="Arial"/>
                <w:b/>
                <w:sz w:val="20"/>
                <w:szCs w:val="20"/>
              </w:rPr>
              <w:t>-une introduction</w:t>
            </w:r>
            <w:r w:rsidRPr="003E6180">
              <w:rPr>
                <w:rFonts w:ascii="Arial" w:hAnsi="Arial" w:cs="Arial"/>
                <w:sz w:val="20"/>
                <w:szCs w:val="20"/>
              </w:rPr>
              <w:t xml:space="preserve"> en trois parties (sujet amené, sujet posé, sujet divisé); </w:t>
            </w:r>
          </w:p>
          <w:p w14:paraId="5563BF57" w14:textId="77777777" w:rsidR="00165CA0" w:rsidRPr="003E6180" w:rsidRDefault="00165CA0" w:rsidP="00F66A94">
            <w:pPr>
              <w:ind w:left="1440" w:right="11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E6180">
              <w:rPr>
                <w:rFonts w:ascii="Arial" w:hAnsi="Arial" w:cs="Arial"/>
                <w:b/>
                <w:sz w:val="20"/>
                <w:szCs w:val="20"/>
              </w:rPr>
              <w:t>-un développement</w:t>
            </w:r>
            <w:r w:rsidRPr="003E6180">
              <w:rPr>
                <w:rFonts w:ascii="Arial" w:hAnsi="Arial" w:cs="Arial"/>
                <w:sz w:val="20"/>
                <w:szCs w:val="20"/>
              </w:rPr>
              <w:t xml:space="preserve"> avec au moins deux idées principales; </w:t>
            </w:r>
          </w:p>
          <w:p w14:paraId="6EB05C2C" w14:textId="77777777" w:rsidR="00165CA0" w:rsidRPr="003E6180" w:rsidRDefault="00165CA0" w:rsidP="00F66A94">
            <w:pPr>
              <w:tabs>
                <w:tab w:val="right" w:pos="9180"/>
                <w:tab w:val="right" w:pos="10140"/>
              </w:tabs>
              <w:ind w:left="1440" w:right="119"/>
              <w:jc w:val="both"/>
              <w:rPr>
                <w:rFonts w:ascii="Arial" w:hAnsi="Arial" w:cs="Arial"/>
                <w:iCs/>
                <w:sz w:val="20"/>
                <w:szCs w:val="20"/>
              </w:rPr>
            </w:pPr>
            <w:r w:rsidRPr="003E6180">
              <w:rPr>
                <w:rFonts w:ascii="Arial" w:hAnsi="Arial" w:cs="Arial"/>
                <w:iCs/>
                <w:sz w:val="20"/>
                <w:szCs w:val="20"/>
              </w:rPr>
              <w:t>- chaque idée principale est soutenue par des idées secondaires expliquées et illustrées par des citations</w:t>
            </w:r>
          </w:p>
          <w:p w14:paraId="7ECCEF94" w14:textId="77777777" w:rsidR="00165CA0" w:rsidRPr="003E6180" w:rsidRDefault="00165CA0" w:rsidP="00F66A94">
            <w:pPr>
              <w:tabs>
                <w:tab w:val="right" w:pos="9180"/>
                <w:tab w:val="right" w:pos="10140"/>
              </w:tabs>
              <w:ind w:left="1400" w:right="11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E6180">
              <w:rPr>
                <w:rFonts w:ascii="Arial" w:hAnsi="Arial" w:cs="Arial"/>
                <w:b/>
                <w:sz w:val="20"/>
                <w:szCs w:val="20"/>
              </w:rPr>
              <w:t>-une conclusion</w:t>
            </w:r>
            <w:r w:rsidRPr="003E6180">
              <w:rPr>
                <w:rFonts w:ascii="Arial" w:hAnsi="Arial" w:cs="Arial"/>
                <w:sz w:val="20"/>
                <w:szCs w:val="20"/>
              </w:rPr>
              <w:t xml:space="preserve"> en deux parties (synthèse, ouverture)</w:t>
            </w:r>
          </w:p>
          <w:p w14:paraId="170FFAAD" w14:textId="77777777" w:rsidR="00165CA0" w:rsidRPr="003E6180" w:rsidRDefault="00165CA0" w:rsidP="00F66A94">
            <w:pPr>
              <w:tabs>
                <w:tab w:val="right" w:pos="9180"/>
                <w:tab w:val="right" w:pos="10140"/>
              </w:tabs>
              <w:ind w:right="11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E6180">
              <w:rPr>
                <w:rFonts w:ascii="Arial" w:hAnsi="Arial" w:cs="Arial"/>
                <w:sz w:val="20"/>
                <w:szCs w:val="20"/>
              </w:rPr>
              <w:t xml:space="preserve">De plus, l’étudiant utilise les connecteurs et les mots de liaison appropriés. </w:t>
            </w:r>
          </w:p>
          <w:p w14:paraId="5B1086B4" w14:textId="77777777" w:rsidR="00165CA0" w:rsidRPr="00101FB4" w:rsidRDefault="00165CA0" w:rsidP="00F66A94">
            <w:pPr>
              <w:tabs>
                <w:tab w:val="right" w:pos="9180"/>
                <w:tab w:val="right" w:pos="10140"/>
              </w:tabs>
              <w:ind w:right="119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E6180">
              <w:rPr>
                <w:rFonts w:ascii="Arial" w:hAnsi="Arial" w:cs="Arial"/>
                <w:sz w:val="20"/>
                <w:szCs w:val="20"/>
              </w:rPr>
              <w:t>Enfin, la dissertation thématique est caractérisée par un style discursif neutre et objectif (3</w:t>
            </w:r>
            <w:r w:rsidRPr="003E6180">
              <w:rPr>
                <w:rFonts w:ascii="Arial" w:hAnsi="Arial" w:cs="Arial"/>
                <w:sz w:val="20"/>
                <w:szCs w:val="20"/>
                <w:vertAlign w:val="superscript"/>
              </w:rPr>
              <w:t>e</w:t>
            </w:r>
            <w:r w:rsidRPr="003E6180">
              <w:rPr>
                <w:rFonts w:ascii="Arial" w:hAnsi="Arial" w:cs="Arial"/>
                <w:sz w:val="20"/>
                <w:szCs w:val="20"/>
              </w:rPr>
              <w:t xml:space="preserve"> personne) et est rédigée au présent de l’indicatif.</w:t>
            </w:r>
          </w:p>
        </w:tc>
      </w:tr>
      <w:tr w:rsidR="00165CA0" w:rsidRPr="00101FB4" w14:paraId="164E8660" w14:textId="77777777" w:rsidTr="00F66A94">
        <w:tc>
          <w:tcPr>
            <w:tcW w:w="9304" w:type="dxa"/>
            <w:hideMark/>
          </w:tcPr>
          <w:p w14:paraId="0FE3194E" w14:textId="77777777" w:rsidR="00165CA0" w:rsidRPr="00101FB4" w:rsidRDefault="00165CA0" w:rsidP="00571188">
            <w:pPr>
              <w:pStyle w:val="Sansinterligne"/>
              <w:numPr>
                <w:ilvl w:val="0"/>
                <w:numId w:val="22"/>
              </w:numPr>
              <w:spacing w:before="60" w:after="60"/>
              <w:ind w:left="878"/>
              <w:rPr>
                <w:rFonts w:ascii="Arial" w:hAnsi="Arial" w:cs="Arial"/>
                <w:sz w:val="20"/>
                <w:szCs w:val="20"/>
              </w:rPr>
            </w:pPr>
            <w:r w:rsidRPr="00101FB4">
              <w:rPr>
                <w:rFonts w:ascii="Arial" w:hAnsi="Arial" w:cs="Arial"/>
                <w:sz w:val="20"/>
                <w:szCs w:val="20"/>
              </w:rPr>
              <w:t>Tâches à réaliser</w:t>
            </w:r>
          </w:p>
        </w:tc>
      </w:tr>
      <w:tr w:rsidR="00165CA0" w:rsidRPr="00101FB4" w14:paraId="3C7CCC5D" w14:textId="77777777" w:rsidTr="00F66A94">
        <w:tc>
          <w:tcPr>
            <w:tcW w:w="9304" w:type="dxa"/>
            <w:hideMark/>
          </w:tcPr>
          <w:p w14:paraId="5D85DDD3" w14:textId="77777777" w:rsidR="00165CA0" w:rsidRPr="00101FB4" w:rsidRDefault="00165CA0" w:rsidP="00F66A94">
            <w:pPr>
              <w:pStyle w:val="Titre1"/>
              <w:jc w:val="both"/>
              <w:rPr>
                <w:sz w:val="20"/>
                <w:szCs w:val="20"/>
              </w:rPr>
            </w:pPr>
            <w:r w:rsidRPr="00101FB4">
              <w:rPr>
                <w:b w:val="0"/>
                <w:bCs w:val="0"/>
                <w:sz w:val="20"/>
                <w:szCs w:val="20"/>
              </w:rPr>
              <w:t>Les contenus de l’évaluation certificative sont élaborés en comité de cours comprenant des enseignants du cours à la session donnée.</w:t>
            </w:r>
            <w:r w:rsidRPr="00101FB4">
              <w:rPr>
                <w:sz w:val="20"/>
                <w:szCs w:val="20"/>
              </w:rPr>
              <w:t xml:space="preserve"> </w:t>
            </w:r>
          </w:p>
          <w:p w14:paraId="739BD665" w14:textId="413D6519" w:rsidR="00165CA0" w:rsidRPr="00101FB4" w:rsidRDefault="00165CA0" w:rsidP="00F66A94">
            <w:pPr>
              <w:ind w:left="-18" w:firstLine="18"/>
              <w:jc w:val="both"/>
              <w:rPr>
                <w:rFonts w:ascii="Arial" w:hAnsi="Arial" w:cs="Arial"/>
                <w:lang w:eastAsia="fr-CA"/>
              </w:rPr>
            </w:pPr>
            <w:r w:rsidRPr="00101FB4">
              <w:rPr>
                <w:rFonts w:ascii="Arial" w:hAnsi="Arial" w:cs="Arial"/>
                <w:sz w:val="20"/>
                <w:szCs w:val="20"/>
              </w:rPr>
              <w:t xml:space="preserve">L’étudiant rédige une dissertation à partir d’un court texte littéraire. </w:t>
            </w:r>
            <w:r w:rsidRPr="00445008">
              <w:rPr>
                <w:rFonts w:ascii="Arial" w:hAnsi="Arial" w:cs="Arial"/>
                <w:sz w:val="20"/>
                <w:szCs w:val="20"/>
              </w:rPr>
              <w:t xml:space="preserve">La dissertation est réalisée </w:t>
            </w:r>
            <w:r w:rsidR="00372172">
              <w:rPr>
                <w:rFonts w:ascii="Arial" w:hAnsi="Arial" w:cs="Arial"/>
                <w:sz w:val="20"/>
                <w:szCs w:val="20"/>
              </w:rPr>
              <w:t>du cours 13B au cours 14B.</w:t>
            </w:r>
            <w:r w:rsidR="00F66A9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01FB4">
              <w:rPr>
                <w:rFonts w:ascii="Arial" w:hAnsi="Arial" w:cs="Arial"/>
                <w:sz w:val="20"/>
                <w:szCs w:val="20"/>
              </w:rPr>
              <w:t>Pour rédiger cette dissertation, l’étudiant a préalablement analysé en classe le texte littéraire et élaboré le plan de sa rédaction. Au cours de la rédaction, il a droit au texte littéraire, à son plan de rédaction et aux ouvrages de références tels que  dictionnaire, grammaire, répertoire de verbes conjugués.</w:t>
            </w:r>
          </w:p>
        </w:tc>
      </w:tr>
      <w:tr w:rsidR="00165CA0" w:rsidRPr="00101FB4" w14:paraId="426ABB81" w14:textId="77777777" w:rsidTr="00F66A94">
        <w:tc>
          <w:tcPr>
            <w:tcW w:w="9304" w:type="dxa"/>
            <w:hideMark/>
          </w:tcPr>
          <w:p w14:paraId="1AB8E660" w14:textId="77777777" w:rsidR="00165CA0" w:rsidRPr="00101FB4" w:rsidRDefault="00165CA0" w:rsidP="00571188">
            <w:pPr>
              <w:pStyle w:val="Sansinterligne"/>
              <w:numPr>
                <w:ilvl w:val="0"/>
                <w:numId w:val="22"/>
              </w:numPr>
              <w:spacing w:before="60" w:after="60"/>
              <w:ind w:left="878"/>
              <w:rPr>
                <w:rFonts w:ascii="Arial" w:hAnsi="Arial" w:cs="Arial"/>
                <w:sz w:val="20"/>
                <w:szCs w:val="20"/>
              </w:rPr>
            </w:pPr>
            <w:r w:rsidRPr="00101FB4">
              <w:rPr>
                <w:rFonts w:ascii="Arial" w:hAnsi="Arial" w:cs="Arial"/>
                <w:sz w:val="20"/>
                <w:szCs w:val="20"/>
              </w:rPr>
              <w:t>Critères d’évaluation</w:t>
            </w:r>
          </w:p>
        </w:tc>
      </w:tr>
      <w:tr w:rsidR="00165CA0" w:rsidRPr="00101FB4" w14:paraId="1D62F66B" w14:textId="77777777" w:rsidTr="00F66A94">
        <w:tc>
          <w:tcPr>
            <w:tcW w:w="9304" w:type="dxa"/>
            <w:hideMark/>
          </w:tcPr>
          <w:p w14:paraId="13A81A69" w14:textId="77777777" w:rsidR="00165CA0" w:rsidRPr="00101FB4" w:rsidRDefault="00165CA0" w:rsidP="00F66A94">
            <w:pPr>
              <w:pStyle w:val="Titre3"/>
              <w:ind w:left="0" w:firstLine="0"/>
              <w:rPr>
                <w:b w:val="0"/>
                <w:sz w:val="20"/>
                <w:szCs w:val="20"/>
              </w:rPr>
            </w:pPr>
            <w:r w:rsidRPr="00101FB4">
              <w:rPr>
                <w:b w:val="0"/>
                <w:sz w:val="20"/>
                <w:szCs w:val="20"/>
              </w:rPr>
              <w:t>Toutes les dissertations thématiques sont évaluées à partir des outils suivants :</w:t>
            </w:r>
          </w:p>
          <w:p w14:paraId="3309D9C1" w14:textId="77777777" w:rsidR="00165CA0" w:rsidRPr="00101FB4" w:rsidRDefault="00165CA0" w:rsidP="00F66A94">
            <w:pPr>
              <w:pStyle w:val="Corpsdetexte2"/>
              <w:spacing w:line="240" w:lineRule="auto"/>
              <w:ind w:left="1103" w:firstLine="0"/>
              <w:rPr>
                <w:rFonts w:ascii="Arial" w:hAnsi="Arial" w:cs="Arial"/>
                <w:sz w:val="20"/>
                <w:szCs w:val="20"/>
              </w:rPr>
            </w:pPr>
            <w:r w:rsidRPr="00101FB4">
              <w:rPr>
                <w:rFonts w:ascii="Arial" w:hAnsi="Arial" w:cs="Arial"/>
                <w:sz w:val="20"/>
                <w:szCs w:val="20"/>
              </w:rPr>
              <w:t>- la grille de notation de la langue (annexe 1).</w:t>
            </w:r>
          </w:p>
          <w:p w14:paraId="1BF39004" w14:textId="77777777" w:rsidR="00165CA0" w:rsidRPr="00101FB4" w:rsidRDefault="00165CA0" w:rsidP="00F66A94">
            <w:pPr>
              <w:pStyle w:val="Corpsdetexte2"/>
              <w:spacing w:line="240" w:lineRule="auto"/>
              <w:ind w:left="92" w:firstLine="0"/>
              <w:rPr>
                <w:rFonts w:ascii="Arial" w:hAnsi="Arial" w:cs="Arial"/>
                <w:sz w:val="20"/>
                <w:szCs w:val="20"/>
              </w:rPr>
            </w:pPr>
            <w:r w:rsidRPr="00101FB4">
              <w:rPr>
                <w:rFonts w:ascii="Arial" w:hAnsi="Arial" w:cs="Arial"/>
                <w:sz w:val="20"/>
                <w:szCs w:val="20"/>
              </w:rPr>
              <w:t xml:space="preserve">                  - la grille d’évaluation </w:t>
            </w:r>
            <w:r w:rsidRPr="003E6180">
              <w:rPr>
                <w:rFonts w:ascii="Arial" w:hAnsi="Arial" w:cs="Arial"/>
                <w:sz w:val="20"/>
                <w:szCs w:val="20"/>
              </w:rPr>
              <w:t>commune</w:t>
            </w:r>
            <w:r w:rsidRPr="00101FB4">
              <w:rPr>
                <w:rFonts w:ascii="Arial" w:hAnsi="Arial" w:cs="Arial"/>
                <w:sz w:val="20"/>
                <w:szCs w:val="20"/>
              </w:rPr>
              <w:t xml:space="preserve"> (annexe 2);</w:t>
            </w:r>
          </w:p>
          <w:p w14:paraId="4B985C52" w14:textId="77777777" w:rsidR="00165CA0" w:rsidRDefault="00165CA0" w:rsidP="00F66A94">
            <w:pPr>
              <w:pStyle w:val="Sansinterligne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101FB4">
              <w:rPr>
                <w:rFonts w:ascii="Arial" w:hAnsi="Arial" w:cs="Arial"/>
                <w:sz w:val="20"/>
                <w:szCs w:val="20"/>
              </w:rPr>
              <w:t xml:space="preserve">                    - la liste des codes de correction de la langue (annexe 3);</w:t>
            </w:r>
          </w:p>
          <w:p w14:paraId="69E8A731" w14:textId="4CC20DCD" w:rsidR="00216EE9" w:rsidRPr="00101FB4" w:rsidRDefault="00216EE9" w:rsidP="00F66A94">
            <w:pPr>
              <w:pStyle w:val="Sansinterligne"/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5CA0" w:rsidRPr="00101FB4" w14:paraId="3B6DC83B" w14:textId="77777777" w:rsidTr="00F66A94">
        <w:tc>
          <w:tcPr>
            <w:tcW w:w="9304" w:type="dxa"/>
            <w:hideMark/>
          </w:tcPr>
          <w:p w14:paraId="179F0B1F" w14:textId="77777777" w:rsidR="00216EE9" w:rsidRDefault="00216EE9" w:rsidP="00216EE9">
            <w:pPr>
              <w:pStyle w:val="Sansinterligne"/>
              <w:spacing w:before="60" w:after="6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  <w:p w14:paraId="30E08FAF" w14:textId="77777777" w:rsidR="00216EE9" w:rsidRDefault="00216EE9" w:rsidP="00216EE9">
            <w:pPr>
              <w:pStyle w:val="Sansinterligne"/>
              <w:spacing w:before="60" w:after="6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  <w:p w14:paraId="789424C2" w14:textId="108FFB9E" w:rsidR="00165CA0" w:rsidRPr="00216EE9" w:rsidRDefault="00216EE9" w:rsidP="00216EE9">
            <w:pPr>
              <w:pStyle w:val="Sansinterligne"/>
              <w:numPr>
                <w:ilvl w:val="1"/>
                <w:numId w:val="24"/>
              </w:num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65CA0" w:rsidRPr="00216EE9">
              <w:rPr>
                <w:rFonts w:ascii="Arial" w:hAnsi="Arial" w:cs="Arial"/>
                <w:sz w:val="20"/>
                <w:szCs w:val="20"/>
              </w:rPr>
              <w:t xml:space="preserve"> Seuils de réussite </w:t>
            </w:r>
          </w:p>
          <w:p w14:paraId="66532807" w14:textId="77777777" w:rsidR="00165CA0" w:rsidRPr="00101FB4" w:rsidRDefault="00165CA0" w:rsidP="00F66A94">
            <w:pPr>
              <w:pStyle w:val="Titre"/>
              <w:spacing w:before="0" w:after="120"/>
              <w:jc w:val="both"/>
              <w:rPr>
                <w:b w:val="0"/>
                <w:bCs w:val="0"/>
                <w:smallCaps/>
                <w:sz w:val="20"/>
                <w:szCs w:val="20"/>
              </w:rPr>
            </w:pPr>
            <w:r w:rsidRPr="00101FB4">
              <w:rPr>
                <w:b w:val="0"/>
                <w:sz w:val="20"/>
                <w:szCs w:val="20"/>
              </w:rPr>
              <w:t>Le département de français applique le double seuil de réussite dans les cours 601-100-AL, 601-101-MQ et 601-102-MQ : seuil de réussite en langue et seuil réussite en littérature. C’est l’échec en langue, malgré une note finale supérieure ou égale à 60% dans un d</w:t>
            </w:r>
            <w:r>
              <w:rPr>
                <w:b w:val="0"/>
                <w:sz w:val="20"/>
                <w:szCs w:val="20"/>
              </w:rPr>
              <w:t>e ces cours, qui fait que l’étudiant</w:t>
            </w:r>
            <w:r w:rsidRPr="00101FB4">
              <w:rPr>
                <w:b w:val="0"/>
                <w:sz w:val="20"/>
                <w:szCs w:val="20"/>
              </w:rPr>
              <w:t xml:space="preserve"> est inscrit au cours de </w:t>
            </w:r>
            <w:r w:rsidRPr="00101FB4">
              <w:rPr>
                <w:b w:val="0"/>
                <w:i/>
                <w:sz w:val="20"/>
                <w:szCs w:val="20"/>
              </w:rPr>
              <w:t>Renforcement en français.</w:t>
            </w:r>
            <w:r w:rsidRPr="00101FB4">
              <w:rPr>
                <w:b w:val="0"/>
                <w:sz w:val="20"/>
                <w:szCs w:val="20"/>
              </w:rPr>
              <w:t xml:space="preserve"> </w:t>
            </w:r>
          </w:p>
          <w:p w14:paraId="1F3370A2" w14:textId="77777777" w:rsidR="00165CA0" w:rsidRPr="00101FB4" w:rsidRDefault="00165CA0" w:rsidP="00F66A94">
            <w:pPr>
              <w:ind w:right="-6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1FB4">
              <w:rPr>
                <w:rFonts w:ascii="Arial" w:hAnsi="Arial" w:cs="Arial"/>
                <w:sz w:val="20"/>
                <w:szCs w:val="20"/>
              </w:rPr>
              <w:t xml:space="preserve">Cependant, le cours de Renforcement en français n’applique pas le double seuil comme dans les autres cours, mais accorde 80% des points à la langue et 20% à la littérature ou au contenu des rédactions. </w:t>
            </w:r>
            <w:r w:rsidRPr="00445008">
              <w:rPr>
                <w:sz w:val="20"/>
                <w:szCs w:val="20"/>
              </w:rPr>
              <w:t>Pour les rédactions, la note en langue est attribuée sur 80. Elle est basée sur la fréquence des erreurs</w:t>
            </w:r>
            <w:r w:rsidRPr="00445008">
              <w:rPr>
                <w:rFonts w:ascii="Times New Roman" w:hAnsi="Times New Roman"/>
                <w:sz w:val="20"/>
                <w:szCs w:val="20"/>
              </w:rPr>
              <w:t> </w:t>
            </w:r>
            <w:r w:rsidRPr="00445008">
              <w:rPr>
                <w:sz w:val="20"/>
                <w:szCs w:val="20"/>
              </w:rPr>
              <w:t>; le seuil de réussite (48/80) correspond à une faute aux 21 mots.</w:t>
            </w:r>
          </w:p>
          <w:p w14:paraId="1374B366" w14:textId="77777777" w:rsidR="00165CA0" w:rsidRPr="00101FB4" w:rsidRDefault="00165CA0" w:rsidP="00F66A94">
            <w:pPr>
              <w:pStyle w:val="En-tte"/>
              <w:ind w:left="-18" w:firstLine="18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1FB4">
              <w:rPr>
                <w:rFonts w:ascii="Arial" w:hAnsi="Arial" w:cs="Arial"/>
                <w:sz w:val="20"/>
                <w:szCs w:val="20"/>
              </w:rPr>
              <w:lastRenderedPageBreak/>
              <w:t xml:space="preserve">La réussite du cours de Renforcement en français entraîne la réussite du cours pour lequel l’étudiant a obtenu une mention IT. Il obtient alors 60% (18/30) en langue et conserve la note qu’il a obtenue en littérature (XX/70) dans le cours en incomplet temporaire. Il est à noter que, pour réussir le cours de formation générale commune, soit le 601-100-AL, le 601-101-MQ ou le 601-102-MQ, dans ces conditions, le cours de Renforcement en français doit être suivi et réussi à la session </w:t>
            </w:r>
            <w:r w:rsidRPr="00101FB4">
              <w:rPr>
                <w:rFonts w:ascii="Arial" w:hAnsi="Arial" w:cs="Arial"/>
                <w:b/>
                <w:bCs/>
                <w:sz w:val="20"/>
                <w:szCs w:val="20"/>
              </w:rPr>
              <w:t>qui suit</w:t>
            </w:r>
            <w:r w:rsidRPr="00101FB4">
              <w:rPr>
                <w:rFonts w:ascii="Arial" w:hAnsi="Arial" w:cs="Arial"/>
                <w:sz w:val="20"/>
                <w:szCs w:val="20"/>
              </w:rPr>
              <w:t xml:space="preserve"> celle où la mention IT a été obtenue.</w:t>
            </w:r>
          </w:p>
          <w:p w14:paraId="7F12FA89" w14:textId="77777777" w:rsidR="00165CA0" w:rsidRPr="00101FB4" w:rsidRDefault="00165CA0" w:rsidP="00F66A9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B05FC">
              <w:rPr>
                <w:rFonts w:ascii="Arial" w:hAnsi="Arial" w:cs="Arial"/>
                <w:b/>
                <w:bCs/>
                <w:sz w:val="20"/>
                <w:szCs w:val="20"/>
                <w:highlight w:val="green"/>
              </w:rPr>
              <w:t>Cheminement de l’étudiant</w:t>
            </w:r>
          </w:p>
          <w:p w14:paraId="1622599A" w14:textId="77777777" w:rsidR="00165CA0" w:rsidRPr="00101FB4" w:rsidRDefault="00165CA0" w:rsidP="00F66A94">
            <w:pPr>
              <w:pStyle w:val="En-tte"/>
              <w:ind w:left="-18" w:firstLine="18"/>
              <w:rPr>
                <w:rFonts w:ascii="Arial" w:hAnsi="Arial" w:cs="Arial"/>
                <w:sz w:val="20"/>
                <w:szCs w:val="20"/>
              </w:rPr>
            </w:pPr>
            <w:r w:rsidRPr="00101FB4">
              <w:rPr>
                <w:rFonts w:ascii="Arial" w:hAnsi="Arial" w:cs="Arial"/>
                <w:sz w:val="20"/>
                <w:szCs w:val="20"/>
              </w:rPr>
              <w:t>À la fin du cours 601-013-50, l’étudiant est orienté dans son cheminement scolaire selon la note finale qu’il obtient :</w:t>
            </w:r>
          </w:p>
          <w:p w14:paraId="3ED417ED" w14:textId="77777777" w:rsidR="00165CA0" w:rsidRPr="00BB05FC" w:rsidRDefault="00165CA0" w:rsidP="00571188">
            <w:pPr>
              <w:pStyle w:val="En-tte"/>
              <w:numPr>
                <w:ilvl w:val="0"/>
                <w:numId w:val="22"/>
              </w:numPr>
              <w:tabs>
                <w:tab w:val="num" w:pos="720"/>
              </w:tabs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BB05FC">
              <w:rPr>
                <w:rFonts w:ascii="Arial" w:hAnsi="Arial" w:cs="Arial"/>
                <w:sz w:val="20"/>
                <w:szCs w:val="20"/>
                <w:highlight w:val="green"/>
              </w:rPr>
              <w:t>La réussite du cours de Renforcement en français entraîne la réussite du cours en IT. L’étudiant est alors inscrit au cours de français suivant le cours en IT;</w:t>
            </w:r>
          </w:p>
          <w:p w14:paraId="69A6B4AA" w14:textId="77777777" w:rsidR="00165CA0" w:rsidRPr="00101FB4" w:rsidRDefault="00165CA0" w:rsidP="00571188">
            <w:pPr>
              <w:numPr>
                <w:ilvl w:val="0"/>
                <w:numId w:val="22"/>
              </w:numPr>
              <w:spacing w:after="200" w:line="276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BB05FC">
              <w:rPr>
                <w:rFonts w:ascii="Arial" w:eastAsia="Calibri" w:hAnsi="Arial" w:cs="Arial"/>
                <w:b/>
                <w:sz w:val="20"/>
                <w:szCs w:val="20"/>
                <w:highlight w:val="green"/>
              </w:rPr>
              <w:t>L’échec au cours de Renforcement en français (échec en fin de session, annulation du cours ou non-inscription à la session suivant le cours en incomplet temporaire) entraîne l’échec au cours en IT, que l’étudiant reprend.</w:t>
            </w:r>
          </w:p>
        </w:tc>
      </w:tr>
    </w:tbl>
    <w:p w14:paraId="7DA75D8A" w14:textId="2891CDAD" w:rsidR="00165CA0" w:rsidRDefault="00165CA0" w:rsidP="00216EE9">
      <w:pPr>
        <w:pStyle w:val="Titre1"/>
        <w:numPr>
          <w:ilvl w:val="0"/>
          <w:numId w:val="24"/>
        </w:numPr>
        <w:jc w:val="both"/>
        <w:rPr>
          <w:sz w:val="20"/>
          <w:szCs w:val="20"/>
        </w:rPr>
      </w:pPr>
      <w:r w:rsidRPr="007972CE">
        <w:rPr>
          <w:sz w:val="20"/>
          <w:szCs w:val="20"/>
        </w:rPr>
        <w:t>Médiagraphie</w:t>
      </w:r>
    </w:p>
    <w:p w14:paraId="7C8C247C" w14:textId="77777777" w:rsidR="00372172" w:rsidRPr="00372172" w:rsidRDefault="00372172" w:rsidP="00372172">
      <w:pPr>
        <w:rPr>
          <w:lang w:eastAsia="fr-CA"/>
        </w:rPr>
      </w:pPr>
    </w:p>
    <w:p w14:paraId="18BC7CBC" w14:textId="1A337C60" w:rsidR="00165CA0" w:rsidRDefault="00165CA0" w:rsidP="00165CA0">
      <w:pPr>
        <w:jc w:val="both"/>
        <w:rPr>
          <w:rFonts w:ascii="Arial" w:hAnsi="Arial" w:cs="Arial"/>
          <w:b/>
          <w:sz w:val="20"/>
          <w:szCs w:val="20"/>
        </w:rPr>
      </w:pPr>
      <w:r w:rsidRPr="007972CE">
        <w:rPr>
          <w:rFonts w:ascii="Arial" w:hAnsi="Arial" w:cs="Arial"/>
          <w:b/>
          <w:sz w:val="20"/>
          <w:szCs w:val="20"/>
        </w:rPr>
        <w:t>5.1 Ouvrages obligatoires pour ce cours</w:t>
      </w:r>
    </w:p>
    <w:p w14:paraId="443726C6" w14:textId="77777777" w:rsidR="00F66A94" w:rsidRPr="007972CE" w:rsidRDefault="00F66A94" w:rsidP="00165CA0">
      <w:pPr>
        <w:jc w:val="both"/>
        <w:rPr>
          <w:rFonts w:ascii="Arial" w:hAnsi="Arial" w:cs="Arial"/>
          <w:b/>
          <w:sz w:val="20"/>
          <w:szCs w:val="20"/>
        </w:rPr>
      </w:pPr>
    </w:p>
    <w:p w14:paraId="1209E6AE" w14:textId="26B736DA" w:rsidR="00165CA0" w:rsidRPr="00BB05FC" w:rsidRDefault="00165CA0" w:rsidP="00165CA0">
      <w:pPr>
        <w:ind w:left="284" w:hanging="284"/>
        <w:jc w:val="both"/>
        <w:rPr>
          <w:rFonts w:ascii="Arial" w:hAnsi="Arial" w:cs="Arial"/>
          <w:sz w:val="20"/>
          <w:szCs w:val="20"/>
          <w:highlight w:val="green"/>
        </w:rPr>
      </w:pPr>
      <w:bookmarkStart w:id="1" w:name="_Hlk49257339"/>
      <w:r w:rsidRPr="00BB05FC">
        <w:rPr>
          <w:rFonts w:ascii="Arial" w:hAnsi="Arial" w:cs="Arial"/>
          <w:sz w:val="20"/>
          <w:szCs w:val="20"/>
          <w:highlight w:val="green"/>
        </w:rPr>
        <w:t>1-</w:t>
      </w:r>
      <w:r w:rsidRPr="00BB05FC">
        <w:rPr>
          <w:rFonts w:ascii="Arial" w:hAnsi="Arial" w:cs="Arial"/>
          <w:i/>
          <w:sz w:val="20"/>
          <w:szCs w:val="20"/>
          <w:highlight w:val="green"/>
        </w:rPr>
        <w:t xml:space="preserve"> </w:t>
      </w:r>
      <w:r w:rsidRPr="00BB05FC">
        <w:rPr>
          <w:rFonts w:ascii="Arial" w:hAnsi="Arial" w:cs="Arial"/>
          <w:sz w:val="20"/>
          <w:szCs w:val="20"/>
          <w:highlight w:val="green"/>
        </w:rPr>
        <w:t xml:space="preserve">LECAVALIER, Jacques et Josée BONNEVILLE. (2014) </w:t>
      </w:r>
      <w:r w:rsidRPr="00BB05FC">
        <w:rPr>
          <w:rFonts w:ascii="Arial" w:hAnsi="Arial" w:cs="Arial"/>
          <w:i/>
          <w:sz w:val="20"/>
          <w:szCs w:val="20"/>
          <w:highlight w:val="green"/>
        </w:rPr>
        <w:t>L’Express grammatical</w:t>
      </w:r>
      <w:r w:rsidRPr="00BB05FC">
        <w:rPr>
          <w:rFonts w:ascii="Arial" w:hAnsi="Arial" w:cs="Arial"/>
          <w:sz w:val="20"/>
          <w:szCs w:val="20"/>
          <w:highlight w:val="green"/>
        </w:rPr>
        <w:t>, 4</w:t>
      </w:r>
      <w:r w:rsidRPr="00BB05FC">
        <w:rPr>
          <w:rFonts w:ascii="Arial" w:hAnsi="Arial" w:cs="Arial"/>
          <w:sz w:val="20"/>
          <w:szCs w:val="20"/>
          <w:highlight w:val="green"/>
          <w:vertAlign w:val="superscript"/>
        </w:rPr>
        <w:t>e</w:t>
      </w:r>
      <w:r w:rsidRPr="00BB05FC">
        <w:rPr>
          <w:rFonts w:ascii="Arial" w:hAnsi="Arial" w:cs="Arial"/>
          <w:sz w:val="20"/>
          <w:szCs w:val="20"/>
          <w:highlight w:val="green"/>
        </w:rPr>
        <w:t xml:space="preserve"> éd., Montréal : ERPI</w:t>
      </w:r>
    </w:p>
    <w:p w14:paraId="5DC00EA7" w14:textId="77777777" w:rsidR="00F66A94" w:rsidRPr="00BB05FC" w:rsidRDefault="00F66A94" w:rsidP="00165CA0">
      <w:pPr>
        <w:ind w:left="284" w:hanging="284"/>
        <w:jc w:val="both"/>
        <w:rPr>
          <w:rFonts w:ascii="Arial" w:hAnsi="Arial" w:cs="Arial"/>
          <w:sz w:val="20"/>
          <w:szCs w:val="20"/>
          <w:highlight w:val="green"/>
        </w:rPr>
      </w:pPr>
    </w:p>
    <w:p w14:paraId="20E36566" w14:textId="1C29E24B" w:rsidR="00165CA0" w:rsidRDefault="00165CA0" w:rsidP="00165CA0">
      <w:pPr>
        <w:jc w:val="both"/>
        <w:rPr>
          <w:rFonts w:ascii="Arial" w:hAnsi="Arial" w:cs="Arial"/>
          <w:sz w:val="20"/>
          <w:szCs w:val="20"/>
        </w:rPr>
      </w:pPr>
      <w:r w:rsidRPr="00BB05FC">
        <w:rPr>
          <w:rFonts w:ascii="Arial" w:hAnsi="Arial" w:cs="Arial"/>
          <w:sz w:val="20"/>
          <w:szCs w:val="20"/>
          <w:highlight w:val="green"/>
        </w:rPr>
        <w:t xml:space="preserve">2- </w:t>
      </w:r>
      <w:r w:rsidR="00216EE9" w:rsidRPr="00BB05FC">
        <w:rPr>
          <w:rFonts w:ascii="Arial" w:hAnsi="Arial" w:cs="Arial"/>
          <w:sz w:val="20"/>
          <w:szCs w:val="20"/>
          <w:highlight w:val="green"/>
        </w:rPr>
        <w:t xml:space="preserve">Cahier COOP </w:t>
      </w:r>
      <w:r w:rsidRPr="00BB05FC">
        <w:rPr>
          <w:rFonts w:ascii="Arial" w:hAnsi="Arial" w:cs="Arial"/>
          <w:i/>
          <w:sz w:val="20"/>
          <w:szCs w:val="20"/>
          <w:highlight w:val="green"/>
        </w:rPr>
        <w:t>Renforcement en français : notes de cours.</w:t>
      </w:r>
      <w:r w:rsidR="00D700FB">
        <w:rPr>
          <w:rFonts w:ascii="Arial" w:hAnsi="Arial" w:cs="Arial"/>
          <w:i/>
          <w:sz w:val="20"/>
          <w:szCs w:val="20"/>
          <w:highlight w:val="green"/>
        </w:rPr>
        <w:t xml:space="preserve"> Automne</w:t>
      </w:r>
      <w:r w:rsidRPr="00BB05FC">
        <w:rPr>
          <w:rFonts w:ascii="Arial" w:hAnsi="Arial" w:cs="Arial"/>
          <w:i/>
          <w:sz w:val="20"/>
          <w:szCs w:val="20"/>
          <w:highlight w:val="green"/>
        </w:rPr>
        <w:t xml:space="preserve"> 2020</w:t>
      </w:r>
      <w:r w:rsidRPr="00BB05FC">
        <w:rPr>
          <w:rFonts w:ascii="Arial" w:hAnsi="Arial" w:cs="Arial"/>
          <w:sz w:val="20"/>
          <w:szCs w:val="20"/>
          <w:highlight w:val="green"/>
        </w:rPr>
        <w:t>. Préparé par Rosalie Roy et Julie Roberge.</w:t>
      </w:r>
      <w:r w:rsidR="00D700FB">
        <w:rPr>
          <w:rFonts w:ascii="Arial" w:hAnsi="Arial" w:cs="Arial"/>
          <w:sz w:val="20"/>
          <w:szCs w:val="20"/>
        </w:rPr>
        <w:t xml:space="preserve"> Bleue</w:t>
      </w:r>
    </w:p>
    <w:bookmarkEnd w:id="1"/>
    <w:p w14:paraId="4F8955EE" w14:textId="77777777" w:rsidR="00F66A94" w:rsidRDefault="00F66A94" w:rsidP="00165CA0">
      <w:pPr>
        <w:jc w:val="both"/>
        <w:rPr>
          <w:rFonts w:ascii="Arial" w:hAnsi="Arial" w:cs="Arial"/>
          <w:sz w:val="20"/>
          <w:szCs w:val="20"/>
          <w:highlight w:val="yellow"/>
        </w:rPr>
      </w:pPr>
    </w:p>
    <w:p w14:paraId="2C7E38AE" w14:textId="3E658B3E" w:rsidR="00165CA0" w:rsidRPr="00372172" w:rsidRDefault="00165CA0" w:rsidP="00165CA0">
      <w:pPr>
        <w:jc w:val="both"/>
        <w:rPr>
          <w:rFonts w:ascii="Arial" w:hAnsi="Arial" w:cs="Arial"/>
          <w:b/>
          <w:sz w:val="20"/>
          <w:szCs w:val="20"/>
        </w:rPr>
      </w:pPr>
      <w:r w:rsidRPr="00372172">
        <w:rPr>
          <w:rFonts w:ascii="Arial" w:hAnsi="Arial" w:cs="Arial"/>
          <w:b/>
          <w:sz w:val="20"/>
          <w:szCs w:val="20"/>
        </w:rPr>
        <w:t>5.2 Ouvrages de référence pour ce cours</w:t>
      </w:r>
    </w:p>
    <w:p w14:paraId="786FF7EA" w14:textId="77777777" w:rsidR="00F66A94" w:rsidRPr="00372172" w:rsidRDefault="00F66A94" w:rsidP="00165CA0">
      <w:pPr>
        <w:ind w:left="284" w:hanging="284"/>
        <w:jc w:val="both"/>
        <w:rPr>
          <w:rFonts w:ascii="Arial" w:hAnsi="Arial" w:cs="Arial"/>
          <w:sz w:val="20"/>
          <w:szCs w:val="20"/>
          <w:lang w:val="de-DE"/>
        </w:rPr>
      </w:pPr>
    </w:p>
    <w:p w14:paraId="69F1A237" w14:textId="77777777" w:rsidR="00165CA0" w:rsidRPr="007972CE" w:rsidRDefault="00165CA0" w:rsidP="00165CA0">
      <w:pPr>
        <w:jc w:val="both"/>
        <w:rPr>
          <w:rFonts w:ascii="Arial" w:hAnsi="Arial" w:cs="Arial"/>
          <w:sz w:val="20"/>
          <w:szCs w:val="20"/>
        </w:rPr>
      </w:pPr>
    </w:p>
    <w:p w14:paraId="75E8F4BD" w14:textId="77777777" w:rsidR="00165CA0" w:rsidRPr="007972CE" w:rsidRDefault="00165CA0" w:rsidP="00165CA0">
      <w:pPr>
        <w:jc w:val="both"/>
        <w:rPr>
          <w:rFonts w:ascii="Arial" w:hAnsi="Arial" w:cs="Arial"/>
          <w:b/>
          <w:sz w:val="20"/>
          <w:szCs w:val="20"/>
        </w:rPr>
      </w:pPr>
      <w:r w:rsidRPr="007972CE">
        <w:rPr>
          <w:rFonts w:ascii="Arial" w:hAnsi="Arial" w:cs="Arial"/>
          <w:b/>
          <w:sz w:val="20"/>
          <w:szCs w:val="20"/>
        </w:rPr>
        <w:t>5.5 Ressources numériques</w:t>
      </w:r>
    </w:p>
    <w:p w14:paraId="243F2B11" w14:textId="77777777" w:rsidR="00F66A94" w:rsidRDefault="00F66A94" w:rsidP="00165CA0">
      <w:pPr>
        <w:ind w:left="284" w:hanging="284"/>
        <w:jc w:val="both"/>
        <w:rPr>
          <w:rFonts w:ascii="Arial" w:hAnsi="Arial" w:cs="Arial"/>
          <w:sz w:val="20"/>
          <w:szCs w:val="20"/>
        </w:rPr>
      </w:pPr>
    </w:p>
    <w:p w14:paraId="0501F1EC" w14:textId="6F6F849B" w:rsidR="00165CA0" w:rsidRPr="007972CE" w:rsidRDefault="00165CA0" w:rsidP="00165CA0">
      <w:pPr>
        <w:ind w:left="284" w:hanging="284"/>
        <w:jc w:val="both"/>
        <w:rPr>
          <w:rFonts w:ascii="Arial" w:hAnsi="Arial" w:cs="Arial"/>
          <w:sz w:val="20"/>
          <w:szCs w:val="20"/>
        </w:rPr>
      </w:pPr>
      <w:r w:rsidRPr="007972CE">
        <w:rPr>
          <w:rFonts w:ascii="Arial" w:hAnsi="Arial" w:cs="Arial"/>
          <w:sz w:val="20"/>
          <w:szCs w:val="20"/>
        </w:rPr>
        <w:t xml:space="preserve">CÉGEP ANDRÉ-LAURENDEAU. </w:t>
      </w:r>
      <w:r w:rsidRPr="007972CE">
        <w:rPr>
          <w:rFonts w:ascii="Arial" w:hAnsi="Arial" w:cs="Arial"/>
          <w:i/>
          <w:sz w:val="20"/>
          <w:szCs w:val="20"/>
        </w:rPr>
        <w:t xml:space="preserve">Zone </w:t>
      </w:r>
      <w:proofErr w:type="spellStart"/>
      <w:r w:rsidRPr="007972CE">
        <w:rPr>
          <w:rFonts w:ascii="Arial" w:hAnsi="Arial" w:cs="Arial"/>
          <w:i/>
          <w:sz w:val="20"/>
          <w:szCs w:val="20"/>
        </w:rPr>
        <w:t>métho</w:t>
      </w:r>
      <w:proofErr w:type="spellEnd"/>
      <w:r w:rsidRPr="007972CE">
        <w:rPr>
          <w:rFonts w:ascii="Arial" w:hAnsi="Arial" w:cs="Arial"/>
          <w:i/>
          <w:sz w:val="20"/>
          <w:szCs w:val="20"/>
        </w:rPr>
        <w:t> : normes de présentation des travaux</w:t>
      </w:r>
      <w:r w:rsidRPr="007972CE">
        <w:rPr>
          <w:rFonts w:ascii="Arial" w:hAnsi="Arial" w:cs="Arial"/>
          <w:sz w:val="20"/>
          <w:szCs w:val="20"/>
        </w:rPr>
        <w:t xml:space="preserve">, </w:t>
      </w:r>
      <w:hyperlink r:id="rId13" w:history="1">
        <w:r w:rsidRPr="007972CE">
          <w:rPr>
            <w:rStyle w:val="Lienhypertexte"/>
            <w:rFonts w:ascii="Arial" w:hAnsi="Arial" w:cs="Arial"/>
            <w:sz w:val="20"/>
            <w:szCs w:val="20"/>
          </w:rPr>
          <w:t>www.claurendeau.qc.ca/mon-portail/</w:t>
        </w:r>
      </w:hyperlink>
      <w:r w:rsidRPr="007972CE">
        <w:rPr>
          <w:rFonts w:ascii="Arial" w:hAnsi="Arial" w:cs="Arial"/>
          <w:sz w:val="20"/>
          <w:szCs w:val="20"/>
        </w:rPr>
        <w:t xml:space="preserve"> disponible sur l’intranet – Office 365.</w:t>
      </w:r>
    </w:p>
    <w:p w14:paraId="5C5813AC" w14:textId="77777777" w:rsidR="00F66A94" w:rsidRDefault="00F66A94" w:rsidP="00165CA0">
      <w:pPr>
        <w:ind w:left="284" w:hanging="284"/>
        <w:jc w:val="both"/>
        <w:rPr>
          <w:rFonts w:ascii="Arial" w:hAnsi="Arial" w:cs="Arial"/>
          <w:sz w:val="20"/>
          <w:szCs w:val="20"/>
        </w:rPr>
      </w:pPr>
    </w:p>
    <w:p w14:paraId="36AA9691" w14:textId="6A586643" w:rsidR="00165CA0" w:rsidRPr="007972CE" w:rsidRDefault="00165CA0" w:rsidP="00165CA0">
      <w:pPr>
        <w:ind w:left="284" w:hanging="284"/>
        <w:jc w:val="both"/>
        <w:rPr>
          <w:rFonts w:ascii="Arial" w:hAnsi="Arial" w:cs="Arial"/>
          <w:sz w:val="20"/>
          <w:szCs w:val="20"/>
        </w:rPr>
      </w:pPr>
      <w:r w:rsidRPr="00BB05FC">
        <w:rPr>
          <w:rFonts w:ascii="Arial" w:hAnsi="Arial" w:cs="Arial"/>
          <w:sz w:val="20"/>
          <w:szCs w:val="20"/>
          <w:highlight w:val="green"/>
        </w:rPr>
        <w:t xml:space="preserve">CENTRE COLLÉGIAL DE DÉVELOPPEMENT DE MATÉRIEL DIDACTIQUE (CCDMD). </w:t>
      </w:r>
      <w:r w:rsidRPr="00BB05FC">
        <w:rPr>
          <w:rFonts w:ascii="Arial" w:hAnsi="Arial" w:cs="Arial"/>
          <w:i/>
          <w:sz w:val="20"/>
          <w:szCs w:val="20"/>
          <w:highlight w:val="green"/>
        </w:rPr>
        <w:t>Amélioration du français</w:t>
      </w:r>
      <w:r w:rsidRPr="00BB05FC">
        <w:rPr>
          <w:rFonts w:ascii="Arial" w:hAnsi="Arial" w:cs="Arial"/>
          <w:sz w:val="20"/>
          <w:szCs w:val="20"/>
          <w:highlight w:val="green"/>
        </w:rPr>
        <w:t xml:space="preserve">, </w:t>
      </w:r>
      <w:hyperlink r:id="rId14" w:history="1">
        <w:r w:rsidRPr="00BB05FC">
          <w:rPr>
            <w:rStyle w:val="Lienhypertexte"/>
            <w:rFonts w:ascii="Arial" w:hAnsi="Arial" w:cs="Arial"/>
            <w:sz w:val="20"/>
            <w:szCs w:val="20"/>
            <w:highlight w:val="green"/>
          </w:rPr>
          <w:t>www.ccdmd.qc.ca/fr/</w:t>
        </w:r>
      </w:hyperlink>
      <w:r w:rsidRPr="007972CE">
        <w:rPr>
          <w:rFonts w:ascii="Arial" w:hAnsi="Arial" w:cs="Arial"/>
          <w:sz w:val="20"/>
          <w:szCs w:val="20"/>
        </w:rPr>
        <w:t>.</w:t>
      </w:r>
    </w:p>
    <w:p w14:paraId="786E2737" w14:textId="77777777" w:rsidR="00F66A94" w:rsidRDefault="00F66A94" w:rsidP="00165CA0">
      <w:pPr>
        <w:ind w:left="284" w:hanging="284"/>
        <w:jc w:val="both"/>
        <w:rPr>
          <w:rFonts w:ascii="Arial" w:hAnsi="Arial" w:cs="Arial"/>
          <w:sz w:val="20"/>
          <w:szCs w:val="20"/>
        </w:rPr>
      </w:pPr>
    </w:p>
    <w:p w14:paraId="495F1C7B" w14:textId="5BDAEACA" w:rsidR="00165CA0" w:rsidRPr="007972CE" w:rsidRDefault="00165CA0" w:rsidP="00165CA0">
      <w:pPr>
        <w:ind w:left="284" w:hanging="284"/>
        <w:jc w:val="both"/>
        <w:rPr>
          <w:rFonts w:ascii="Arial" w:hAnsi="Arial" w:cs="Arial"/>
          <w:sz w:val="20"/>
          <w:szCs w:val="20"/>
        </w:rPr>
      </w:pPr>
      <w:r w:rsidRPr="007972CE">
        <w:rPr>
          <w:rFonts w:ascii="Arial" w:hAnsi="Arial" w:cs="Arial"/>
          <w:sz w:val="20"/>
          <w:szCs w:val="20"/>
        </w:rPr>
        <w:t xml:space="preserve">CENTRE NATIONAL DE RESSOURCES TEXTUELLES ET LEXICALES (CNRS). </w:t>
      </w:r>
      <w:proofErr w:type="spellStart"/>
      <w:r w:rsidRPr="007972CE">
        <w:rPr>
          <w:rFonts w:ascii="Arial" w:hAnsi="Arial" w:cs="Arial"/>
          <w:i/>
          <w:sz w:val="20"/>
          <w:szCs w:val="20"/>
        </w:rPr>
        <w:t>Ortolang</w:t>
      </w:r>
      <w:proofErr w:type="spellEnd"/>
      <w:r w:rsidRPr="007972CE">
        <w:rPr>
          <w:rFonts w:ascii="Arial" w:hAnsi="Arial" w:cs="Arial"/>
          <w:i/>
          <w:sz w:val="20"/>
          <w:szCs w:val="20"/>
        </w:rPr>
        <w:t> : outils et ressources pour un traitement optimisé de la langue</w:t>
      </w:r>
      <w:r w:rsidRPr="007972CE">
        <w:rPr>
          <w:rFonts w:ascii="Arial" w:hAnsi="Arial" w:cs="Arial"/>
          <w:sz w:val="20"/>
          <w:szCs w:val="20"/>
        </w:rPr>
        <w:t xml:space="preserve">. </w:t>
      </w:r>
      <w:hyperlink r:id="rId15" w:history="1">
        <w:r w:rsidRPr="007972CE">
          <w:rPr>
            <w:rStyle w:val="Lienhypertexte"/>
            <w:rFonts w:ascii="Arial" w:hAnsi="Arial" w:cs="Arial"/>
            <w:sz w:val="20"/>
            <w:szCs w:val="20"/>
          </w:rPr>
          <w:t>http://www.cnrtl.fr/</w:t>
        </w:r>
      </w:hyperlink>
      <w:r w:rsidRPr="007972CE">
        <w:rPr>
          <w:rFonts w:ascii="Arial" w:hAnsi="Arial" w:cs="Arial"/>
          <w:sz w:val="20"/>
          <w:szCs w:val="20"/>
        </w:rPr>
        <w:t xml:space="preserve"> </w:t>
      </w:r>
    </w:p>
    <w:p w14:paraId="4E4EE1B8" w14:textId="77777777" w:rsidR="00F66A94" w:rsidRDefault="00F66A94" w:rsidP="00165CA0">
      <w:pPr>
        <w:ind w:left="284" w:hanging="284"/>
        <w:jc w:val="both"/>
        <w:rPr>
          <w:rFonts w:ascii="Arial" w:hAnsi="Arial" w:cs="Arial"/>
          <w:sz w:val="20"/>
          <w:szCs w:val="20"/>
        </w:rPr>
      </w:pPr>
    </w:p>
    <w:p w14:paraId="60D4726C" w14:textId="30768812" w:rsidR="00165CA0" w:rsidRPr="007972CE" w:rsidRDefault="00165CA0" w:rsidP="00165CA0">
      <w:pPr>
        <w:ind w:left="284" w:hanging="284"/>
        <w:jc w:val="both"/>
        <w:rPr>
          <w:rFonts w:ascii="Arial" w:hAnsi="Arial" w:cs="Arial"/>
          <w:sz w:val="20"/>
          <w:szCs w:val="20"/>
        </w:rPr>
      </w:pPr>
      <w:r w:rsidRPr="007972CE">
        <w:rPr>
          <w:rFonts w:ascii="Arial" w:hAnsi="Arial" w:cs="Arial"/>
          <w:sz w:val="20"/>
          <w:szCs w:val="20"/>
        </w:rPr>
        <w:t xml:space="preserve">DRUIDE INFORMATIQUE. </w:t>
      </w:r>
      <w:r w:rsidRPr="007972CE">
        <w:rPr>
          <w:rFonts w:ascii="Arial" w:hAnsi="Arial" w:cs="Arial"/>
          <w:i/>
          <w:sz w:val="20"/>
          <w:szCs w:val="20"/>
        </w:rPr>
        <w:t>Antidote</w:t>
      </w:r>
      <w:r w:rsidRPr="007972CE">
        <w:rPr>
          <w:rFonts w:ascii="Arial" w:hAnsi="Arial" w:cs="Arial"/>
          <w:sz w:val="20"/>
          <w:szCs w:val="20"/>
        </w:rPr>
        <w:t>, installé sur tous les ordinateurs du Scribe (local 2.491) et de quelques autres laboratoires informatiques.</w:t>
      </w:r>
    </w:p>
    <w:p w14:paraId="3C64C05D" w14:textId="77777777" w:rsidR="00F66A94" w:rsidRDefault="00F66A94" w:rsidP="00165CA0">
      <w:pPr>
        <w:ind w:left="284" w:hanging="284"/>
        <w:jc w:val="both"/>
        <w:rPr>
          <w:rFonts w:ascii="Arial" w:hAnsi="Arial" w:cs="Arial"/>
          <w:sz w:val="20"/>
          <w:szCs w:val="20"/>
        </w:rPr>
      </w:pPr>
    </w:p>
    <w:p w14:paraId="51368DF9" w14:textId="3FAF1FD3" w:rsidR="00165CA0" w:rsidRPr="007972CE" w:rsidRDefault="00165CA0" w:rsidP="00165CA0">
      <w:pPr>
        <w:ind w:left="284" w:hanging="284"/>
        <w:jc w:val="both"/>
        <w:rPr>
          <w:rFonts w:ascii="Arial" w:hAnsi="Arial" w:cs="Arial"/>
          <w:sz w:val="20"/>
          <w:szCs w:val="20"/>
        </w:rPr>
      </w:pPr>
      <w:r w:rsidRPr="007972CE">
        <w:rPr>
          <w:rFonts w:ascii="Arial" w:hAnsi="Arial" w:cs="Arial"/>
          <w:sz w:val="20"/>
          <w:szCs w:val="20"/>
        </w:rPr>
        <w:t xml:space="preserve">LE FIGARO. </w:t>
      </w:r>
      <w:r w:rsidRPr="007972CE">
        <w:rPr>
          <w:rFonts w:ascii="Arial" w:hAnsi="Arial" w:cs="Arial"/>
          <w:i/>
          <w:sz w:val="20"/>
          <w:szCs w:val="20"/>
        </w:rPr>
        <w:t>Le conjugueur</w:t>
      </w:r>
      <w:r w:rsidRPr="007972CE">
        <w:rPr>
          <w:rFonts w:ascii="Arial" w:hAnsi="Arial" w:cs="Arial"/>
          <w:sz w:val="20"/>
          <w:szCs w:val="20"/>
        </w:rPr>
        <w:t xml:space="preserve">, </w:t>
      </w:r>
      <w:hyperlink r:id="rId16" w:history="1">
        <w:r w:rsidRPr="007972CE">
          <w:rPr>
            <w:rStyle w:val="Lienhypertexte"/>
            <w:rFonts w:ascii="Arial" w:hAnsi="Arial" w:cs="Arial"/>
            <w:sz w:val="20"/>
            <w:szCs w:val="20"/>
          </w:rPr>
          <w:t>https://leconjugueur.lefigaro.fr/</w:t>
        </w:r>
      </w:hyperlink>
      <w:r w:rsidRPr="007972CE">
        <w:rPr>
          <w:rFonts w:ascii="Arial" w:hAnsi="Arial" w:cs="Arial"/>
          <w:sz w:val="20"/>
          <w:szCs w:val="20"/>
        </w:rPr>
        <w:t xml:space="preserve">. </w:t>
      </w:r>
    </w:p>
    <w:p w14:paraId="0272954A" w14:textId="77777777" w:rsidR="00F66A94" w:rsidRDefault="00F66A94" w:rsidP="00165CA0">
      <w:pPr>
        <w:ind w:left="284" w:hanging="284"/>
        <w:jc w:val="both"/>
        <w:rPr>
          <w:rFonts w:ascii="Arial" w:hAnsi="Arial" w:cs="Arial"/>
          <w:sz w:val="20"/>
          <w:szCs w:val="20"/>
        </w:rPr>
      </w:pPr>
    </w:p>
    <w:p w14:paraId="34F16326" w14:textId="0BBD910F" w:rsidR="00165CA0" w:rsidRPr="007972CE" w:rsidRDefault="00165CA0" w:rsidP="00165CA0">
      <w:pPr>
        <w:ind w:left="284" w:hanging="284"/>
        <w:jc w:val="both"/>
        <w:rPr>
          <w:rFonts w:ascii="Arial" w:hAnsi="Arial" w:cs="Arial"/>
          <w:sz w:val="20"/>
          <w:szCs w:val="20"/>
        </w:rPr>
      </w:pPr>
      <w:r w:rsidRPr="007972CE">
        <w:rPr>
          <w:rFonts w:ascii="Arial" w:hAnsi="Arial" w:cs="Arial"/>
          <w:sz w:val="20"/>
          <w:szCs w:val="20"/>
        </w:rPr>
        <w:t xml:space="preserve">OFFICE QUÉBÉCOIS DE LA LANGUE FRANÇAISE. </w:t>
      </w:r>
      <w:r w:rsidRPr="007972CE">
        <w:rPr>
          <w:rFonts w:ascii="Arial" w:hAnsi="Arial" w:cs="Arial"/>
          <w:i/>
          <w:sz w:val="20"/>
          <w:szCs w:val="20"/>
        </w:rPr>
        <w:t>Banque de dépannage linguistique</w:t>
      </w:r>
      <w:r w:rsidRPr="007972CE">
        <w:rPr>
          <w:rFonts w:ascii="Arial" w:hAnsi="Arial" w:cs="Arial"/>
          <w:sz w:val="20"/>
          <w:szCs w:val="20"/>
        </w:rPr>
        <w:t xml:space="preserve">, </w:t>
      </w:r>
      <w:hyperlink r:id="rId17" w:history="1">
        <w:r w:rsidRPr="007972CE">
          <w:rPr>
            <w:rStyle w:val="Lienhypertexte"/>
            <w:rFonts w:ascii="Arial" w:hAnsi="Arial" w:cs="Arial"/>
            <w:sz w:val="20"/>
            <w:szCs w:val="20"/>
          </w:rPr>
          <w:t>www.oqlf.gouv.qc.ca/ressources/bdl.html</w:t>
        </w:r>
      </w:hyperlink>
      <w:r w:rsidRPr="007972CE">
        <w:rPr>
          <w:rFonts w:ascii="Arial" w:hAnsi="Arial" w:cs="Arial"/>
          <w:sz w:val="20"/>
          <w:szCs w:val="20"/>
        </w:rPr>
        <w:t>.</w:t>
      </w:r>
    </w:p>
    <w:p w14:paraId="75A089A6" w14:textId="77777777" w:rsidR="00F66A94" w:rsidRDefault="00F66A94" w:rsidP="00165CA0">
      <w:pPr>
        <w:ind w:left="284" w:hanging="284"/>
        <w:jc w:val="both"/>
        <w:rPr>
          <w:rFonts w:ascii="Arial" w:hAnsi="Arial" w:cs="Arial"/>
          <w:sz w:val="20"/>
          <w:szCs w:val="20"/>
        </w:rPr>
      </w:pPr>
    </w:p>
    <w:p w14:paraId="2B756C8B" w14:textId="49B6672A" w:rsidR="00165CA0" w:rsidRPr="007972CE" w:rsidRDefault="00165CA0" w:rsidP="00165CA0">
      <w:pPr>
        <w:ind w:left="284" w:hanging="284"/>
        <w:jc w:val="both"/>
        <w:rPr>
          <w:rFonts w:ascii="Arial" w:hAnsi="Arial" w:cs="Arial"/>
          <w:sz w:val="20"/>
          <w:szCs w:val="20"/>
        </w:rPr>
      </w:pPr>
      <w:r w:rsidRPr="007972CE">
        <w:rPr>
          <w:rFonts w:ascii="Arial" w:hAnsi="Arial" w:cs="Arial"/>
          <w:sz w:val="20"/>
          <w:szCs w:val="20"/>
        </w:rPr>
        <w:t xml:space="preserve">VERVILLE, Pierre, et Christopher HALL. </w:t>
      </w:r>
      <w:r w:rsidRPr="007972CE">
        <w:rPr>
          <w:rFonts w:ascii="Arial" w:hAnsi="Arial" w:cs="Arial"/>
          <w:i/>
          <w:sz w:val="20"/>
          <w:szCs w:val="20"/>
        </w:rPr>
        <w:t>Se donner le mot : un contenu ludo-éducatif sur la langue française et les expressions idiomatiques</w:t>
      </w:r>
      <w:r w:rsidRPr="007972CE">
        <w:rPr>
          <w:rFonts w:ascii="Arial" w:hAnsi="Arial" w:cs="Arial"/>
          <w:sz w:val="20"/>
          <w:szCs w:val="20"/>
        </w:rPr>
        <w:t xml:space="preserve">, Groupe ECP, </w:t>
      </w:r>
      <w:hyperlink r:id="rId18" w:history="1">
        <w:r w:rsidRPr="007972CE">
          <w:rPr>
            <w:rStyle w:val="Lienhypertexte"/>
            <w:rFonts w:ascii="Arial" w:hAnsi="Arial" w:cs="Arial"/>
            <w:sz w:val="20"/>
            <w:szCs w:val="20"/>
          </w:rPr>
          <w:t>www.youtube.com/user/sedonnerlemot</w:t>
        </w:r>
      </w:hyperlink>
      <w:r w:rsidRPr="007972CE">
        <w:rPr>
          <w:rFonts w:ascii="Arial" w:hAnsi="Arial" w:cs="Arial"/>
          <w:sz w:val="20"/>
          <w:szCs w:val="20"/>
        </w:rPr>
        <w:t>.</w:t>
      </w:r>
    </w:p>
    <w:p w14:paraId="52D1CBC3" w14:textId="77777777" w:rsidR="00165CA0" w:rsidRPr="007972CE" w:rsidRDefault="00165CA0" w:rsidP="00165CA0">
      <w:pPr>
        <w:jc w:val="both"/>
        <w:rPr>
          <w:rFonts w:ascii="Arial" w:hAnsi="Arial" w:cs="Arial"/>
          <w:sz w:val="20"/>
          <w:szCs w:val="20"/>
        </w:rPr>
      </w:pPr>
    </w:p>
    <w:p w14:paraId="2865FA5C" w14:textId="77777777" w:rsidR="00165CA0" w:rsidRDefault="00165CA0" w:rsidP="00165CA0">
      <w:pPr>
        <w:jc w:val="both"/>
        <w:rPr>
          <w:rFonts w:ascii="Times New Roman" w:hAnsi="Times New Roman"/>
          <w:b/>
          <w:bCs/>
          <w:smallCaps/>
          <w:color w:val="000000"/>
          <w:sz w:val="20"/>
          <w:szCs w:val="20"/>
        </w:rPr>
      </w:pPr>
    </w:p>
    <w:p w14:paraId="62ACA532" w14:textId="2738223B" w:rsidR="000B6405" w:rsidRPr="00943013" w:rsidRDefault="00CC0ABE" w:rsidP="00701ACE">
      <w:pPr>
        <w:spacing w:after="120" w:line="276" w:lineRule="auto"/>
        <w:ind w:left="720" w:hanging="720"/>
        <w:jc w:val="both"/>
        <w:rPr>
          <w:rFonts w:ascii="Times New Roman" w:eastAsia="Book Antiqua" w:hAnsi="Times New Roman" w:cs="Times New Roman"/>
          <w:sz w:val="20"/>
          <w:szCs w:val="20"/>
        </w:rPr>
      </w:pPr>
      <w:r w:rsidRPr="00943013">
        <w:rPr>
          <w:rFonts w:ascii="Garamond" w:eastAsia="Book Antiqua" w:hAnsi="Garamond" w:cs="Times New Roman"/>
          <w:b/>
          <w:sz w:val="22"/>
          <w:szCs w:val="22"/>
        </w:rPr>
        <w:br w:type="page"/>
      </w:r>
      <w:bookmarkStart w:id="2" w:name="_Hlk45639224"/>
    </w:p>
    <w:p w14:paraId="4943AACA" w14:textId="53F26DDB" w:rsidR="00CC0ABE" w:rsidRDefault="00CC0ABE" w:rsidP="009E6F19">
      <w:pPr>
        <w:rPr>
          <w:rFonts w:ascii="Times New Roman" w:hAnsi="Times New Roman" w:cs="Times New Roman"/>
          <w:b/>
          <w:sz w:val="18"/>
          <w:szCs w:val="18"/>
        </w:rPr>
      </w:pPr>
      <w:bookmarkStart w:id="3" w:name="_Hlk49343570"/>
      <w:bookmarkEnd w:id="2"/>
      <w:r w:rsidRPr="009E6F19">
        <w:rPr>
          <w:rFonts w:ascii="Times New Roman" w:hAnsi="Times New Roman" w:cs="Times New Roman"/>
          <w:b/>
          <w:sz w:val="18"/>
          <w:szCs w:val="18"/>
        </w:rPr>
        <w:lastRenderedPageBreak/>
        <w:t xml:space="preserve">Calendrier des activités d’apprentissage et d’évaluation (sera modifié si des conditions particulières </w:t>
      </w:r>
      <w:r w:rsidR="009E6F19" w:rsidRPr="009E6F19">
        <w:rPr>
          <w:rFonts w:ascii="Times New Roman" w:hAnsi="Times New Roman" w:cs="Times New Roman"/>
          <w:b/>
          <w:sz w:val="18"/>
          <w:szCs w:val="18"/>
        </w:rPr>
        <w:t>l</w:t>
      </w:r>
      <w:r w:rsidRPr="009E6F19">
        <w:rPr>
          <w:rFonts w:ascii="Times New Roman" w:hAnsi="Times New Roman" w:cs="Times New Roman"/>
          <w:b/>
          <w:sz w:val="18"/>
          <w:szCs w:val="18"/>
        </w:rPr>
        <w:t>’imposent)</w:t>
      </w:r>
    </w:p>
    <w:p w14:paraId="166D4141" w14:textId="77777777" w:rsidR="009E6F19" w:rsidRPr="009E6F19" w:rsidRDefault="009E6F19" w:rsidP="009E6F19">
      <w:pPr>
        <w:rPr>
          <w:rFonts w:ascii="Times New Roman" w:hAnsi="Times New Roman" w:cs="Times New Roman"/>
          <w:b/>
          <w:sz w:val="18"/>
          <w:szCs w:val="18"/>
        </w:rPr>
      </w:pPr>
    </w:p>
    <w:p w14:paraId="300FB3B8" w14:textId="62BE14C7" w:rsidR="009E6F19" w:rsidRPr="009E6F19" w:rsidRDefault="009E6F19" w:rsidP="009E6F19">
      <w:pPr>
        <w:rPr>
          <w:rFonts w:ascii="Times New Roman" w:hAnsi="Times New Roman" w:cs="Times New Roman"/>
          <w:sz w:val="20"/>
          <w:szCs w:val="20"/>
        </w:rPr>
      </w:pPr>
      <w:r w:rsidRPr="009E6F19">
        <w:rPr>
          <w:rFonts w:ascii="Times New Roman" w:hAnsi="Times New Roman" w:cs="Times New Roman"/>
          <w:sz w:val="20"/>
          <w:szCs w:val="20"/>
          <w:highlight w:val="yellow"/>
        </w:rPr>
        <w:t>En jaune</w:t>
      </w:r>
      <w:r w:rsidRPr="009E6F19">
        <w:rPr>
          <w:rFonts w:ascii="Times New Roman" w:hAnsi="Times New Roman" w:cs="Times New Roman"/>
          <w:sz w:val="20"/>
          <w:szCs w:val="20"/>
        </w:rPr>
        <w:t> : les évaluations</w:t>
      </w:r>
    </w:p>
    <w:p w14:paraId="3130027E" w14:textId="339586C5" w:rsidR="009E6F19" w:rsidRDefault="009E6F19" w:rsidP="009E6F19">
      <w:pPr>
        <w:rPr>
          <w:rFonts w:ascii="Times New Roman" w:hAnsi="Times New Roman" w:cs="Times New Roman"/>
          <w:b/>
        </w:rPr>
      </w:pPr>
      <w:r w:rsidRPr="009E6F19">
        <w:rPr>
          <w:rFonts w:ascii="Times New Roman" w:hAnsi="Times New Roman" w:cs="Times New Roman"/>
          <w:color w:val="FF0000"/>
          <w:sz w:val="20"/>
          <w:szCs w:val="20"/>
        </w:rPr>
        <w:t>En rouge : les dates de remise des évaluations</w:t>
      </w:r>
    </w:p>
    <w:bookmarkEnd w:id="3"/>
    <w:p w14:paraId="1D783829" w14:textId="77777777" w:rsidR="009E6F19" w:rsidRDefault="009E6F19" w:rsidP="00932D7E">
      <w:pPr>
        <w:jc w:val="center"/>
        <w:rPr>
          <w:rFonts w:ascii="Times New Roman" w:eastAsia="Book Antiqua" w:hAnsi="Times New Roman" w:cs="Times New Roman"/>
          <w:sz w:val="20"/>
          <w:szCs w:val="20"/>
        </w:rPr>
      </w:pPr>
    </w:p>
    <w:tbl>
      <w:tblPr>
        <w:tblW w:w="10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1"/>
        <w:gridCol w:w="567"/>
        <w:gridCol w:w="4819"/>
        <w:gridCol w:w="4111"/>
      </w:tblGrid>
      <w:tr w:rsidR="008663AA" w:rsidRPr="008663AA" w14:paraId="0A130903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ABA93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bookmarkStart w:id="4" w:name="_Hlk49343144"/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Semaine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47E08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Cours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3D092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Asynchrone (en différé) 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avant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les heures de cours prévues à l’horaire, à moins d’indications différentes.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55ED0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En classe virtuelle synchrone (en direct avec la plateforme </w:t>
            </w:r>
            <w:r w:rsidRPr="008663A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Teams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.) durant les heures de cours prévues à l’horaire </w:t>
            </w:r>
          </w:p>
        </w:tc>
      </w:tr>
      <w:tr w:rsidR="008663AA" w:rsidRPr="008663AA" w14:paraId="27388AA8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D7B74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5CFEF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1A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6BF8B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Présentation du cours et des étudiants</w:t>
            </w:r>
          </w:p>
          <w:p w14:paraId="766F086A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1-Regarder les capsules de présentation du cours</w:t>
            </w:r>
          </w:p>
          <w:p w14:paraId="1CA2D14E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 xml:space="preserve">2-Compléter et retourner par Teams le document </w:t>
            </w:r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>Présentation des étudiants</w:t>
            </w:r>
          </w:p>
          <w:p w14:paraId="2D446E7C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54F5A06" w14:textId="77777777" w:rsidR="008663AA" w:rsidRPr="008663AA" w:rsidRDefault="008663AA" w:rsidP="008663AA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Envoyer le document </w:t>
            </w:r>
            <w:r w:rsidRPr="008663AA">
              <w:rPr>
                <w:rFonts w:ascii="Times New Roman" w:hAnsi="Times New Roman" w:cs="Times New Roman"/>
                <w:i/>
                <w:color w:val="FF0000"/>
                <w:sz w:val="20"/>
                <w:szCs w:val="20"/>
              </w:rPr>
              <w:t xml:space="preserve">Présentation des étudiants </w:t>
            </w:r>
            <w:r w:rsidRPr="008663A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par Teams au plus tard le 4 septembre à 23h59</w:t>
            </w:r>
          </w:p>
          <w:p w14:paraId="403D5CE4" w14:textId="77777777" w:rsidR="008663AA" w:rsidRPr="008663AA" w:rsidRDefault="008663AA" w:rsidP="008663AA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  <w:p w14:paraId="0D215FF6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B1EA2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[Message dans le canal général de l’équipe sur Teams]</w:t>
            </w:r>
          </w:p>
          <w:p w14:paraId="2C830485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5129B9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Échanges et réponses aux questions sur…</w:t>
            </w:r>
          </w:p>
          <w:p w14:paraId="79BA7C04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 cours</w:t>
            </w:r>
          </w:p>
          <w:p w14:paraId="02348F2E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 plan du cours</w:t>
            </w:r>
          </w:p>
          <w:p w14:paraId="35659694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 fonctionnement du cours</w:t>
            </w:r>
          </w:p>
          <w:p w14:paraId="154E6E75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difficultés d’apprentissage </w:t>
            </w:r>
          </w:p>
          <w:p w14:paraId="7CF03BF1" w14:textId="77777777" w:rsidR="008663AA" w:rsidRPr="008663AA" w:rsidRDefault="008663AA" w:rsidP="008663AA">
            <w:pPr>
              <w:rPr>
                <w:rFonts w:ascii="Times New Roman" w:hAnsi="Times New Roman" w:cs="Times New Roman"/>
                <w:color w:val="00B050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-…</w:t>
            </w:r>
          </w:p>
        </w:tc>
      </w:tr>
      <w:tr w:rsidR="008663AA" w:rsidRPr="008663AA" w14:paraId="0CB0A937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1D7B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3D858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1B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F6795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Dissertation : analyse d’un texte littéraire et préparation à la première rédaction D1 sur le poème </w:t>
            </w:r>
            <w:r w:rsidRPr="008663AA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Melancholia</w:t>
            </w: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de Victor Hugo.</w:t>
            </w:r>
          </w:p>
          <w:p w14:paraId="4075A123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1-Transcrire les notes dans le recueil bleu </w:t>
            </w:r>
          </w:p>
          <w:p w14:paraId="7BB385AA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2-Imprimer les documents hors recueil</w:t>
            </w:r>
          </w:p>
          <w:p w14:paraId="311BD5AD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3-Regarder les capsules théoriques sur l’analyse d’un texte</w:t>
            </w:r>
          </w:p>
          <w:p w14:paraId="13E11EB3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4-Commencer l’analyse du poème </w:t>
            </w:r>
            <w:r w:rsidRPr="008663AA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Melancholia</w:t>
            </w: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de Victor Hugo (à terminer pour le cours 2B)</w:t>
            </w:r>
          </w:p>
          <w:p w14:paraId="3E636C21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8032F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[Message dans le canal général de l’équipe sur Teams]</w:t>
            </w:r>
          </w:p>
          <w:p w14:paraId="0ADEE9B6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4B8911C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Échange et réponses aux questions sur…</w:t>
            </w:r>
          </w:p>
          <w:p w14:paraId="57A3962B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consignes de la rédaction D1</w:t>
            </w:r>
          </w:p>
          <w:p w14:paraId="39C4D5E6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 xml:space="preserve">-Les notions théoriques </w:t>
            </w:r>
          </w:p>
          <w:p w14:paraId="4F4EB012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 xml:space="preserve">-Le poème </w:t>
            </w:r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Melancholia </w:t>
            </w: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de Victor Hugo</w:t>
            </w:r>
          </w:p>
          <w:p w14:paraId="18C58260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 déroulement de la rédaction de la dissertation D1</w:t>
            </w:r>
          </w:p>
          <w:p w14:paraId="6C275C90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-…</w:t>
            </w:r>
          </w:p>
          <w:p w14:paraId="3D16E94A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0081CB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 xml:space="preserve">Travail sur l’analyse du poème </w:t>
            </w:r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Melancholia </w:t>
            </w: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de Victor Hugo.</w:t>
            </w:r>
          </w:p>
          <w:p w14:paraId="35800E48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63AA" w:rsidRPr="008663AA" w14:paraId="28068AB2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85A46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C3195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2A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6E83D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Dissertation : structure et contenu du paragraphe et préparation à la première rédaction D1 sur le poème </w:t>
            </w:r>
            <w:r w:rsidRPr="008663AA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Melancholia</w:t>
            </w: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de Victor Hugo.</w:t>
            </w:r>
          </w:p>
          <w:p w14:paraId="72182E18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-Transcrire les notes dans le recueil bleu (MIO)</w:t>
            </w:r>
          </w:p>
          <w:p w14:paraId="24AD48EE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-Imprimer les documents hors recueil (MIO)</w:t>
            </w:r>
          </w:p>
          <w:p w14:paraId="26D38FD4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-Regarder les capsules théoriques sur la structure et le contenu du paragraphe de développement</w:t>
            </w:r>
          </w:p>
          <w:p w14:paraId="1D4188CA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-Terminer l’analyse du poème </w:t>
            </w:r>
            <w:r w:rsidRPr="008663AA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>Melancholia</w:t>
            </w: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de Victor Hugo pour le cours 2B</w:t>
            </w:r>
          </w:p>
          <w:p w14:paraId="76297FE0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BB40E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[Message dans le canal général de l’équipe sur Teams]</w:t>
            </w:r>
          </w:p>
          <w:p w14:paraId="0ED74459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365B3D7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Échange et réponses aux questions sur…</w:t>
            </w:r>
          </w:p>
          <w:p w14:paraId="1FB13113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-La consigne de rédaction D1</w:t>
            </w:r>
          </w:p>
          <w:p w14:paraId="6BB46404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 xml:space="preserve">-Les notions théoriques </w:t>
            </w:r>
          </w:p>
          <w:p w14:paraId="026DDD8D" w14:textId="77777777" w:rsidR="008663AA" w:rsidRPr="008663AA" w:rsidRDefault="008663AA" w:rsidP="008663AA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 xml:space="preserve">-Le poème </w:t>
            </w:r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>Melancholia</w:t>
            </w:r>
          </w:p>
          <w:p w14:paraId="4BD91382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 déroulement de la rédaction de la dissertation D1</w:t>
            </w:r>
          </w:p>
          <w:p w14:paraId="61CE3F4A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-…</w:t>
            </w:r>
          </w:p>
          <w:p w14:paraId="405EDB4A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0F84D2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 xml:space="preserve">Travail sur l’analyse du poème </w:t>
            </w:r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Melancholia </w:t>
            </w: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de Victor Hugo.</w:t>
            </w:r>
          </w:p>
          <w:p w14:paraId="78672515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63AA" w:rsidRPr="008663AA" w14:paraId="11825024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39014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B18B3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2B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F3ECD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Rédaction de la première dissertation 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D1 (10 %)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sur le poème </w:t>
            </w:r>
            <w:r w:rsidRPr="008663A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Melancholia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Victor Hugo.</w:t>
            </w:r>
          </w:p>
          <w:p w14:paraId="03092C06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1EA84BA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Rédiger la dissertation D1 après avoir reçu la consigne et construit le plan en grand groupe au début du cours en synchrone</w:t>
            </w:r>
          </w:p>
          <w:p w14:paraId="6CF27CEE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AFB17F" w14:textId="77777777" w:rsidR="008663AA" w:rsidRPr="008663AA" w:rsidRDefault="008663AA" w:rsidP="008663AA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Envoyer le texte diagnostique D1 par Teams au plus tard </w:t>
            </w:r>
          </w:p>
          <w:p w14:paraId="48391281" w14:textId="77777777" w:rsidR="008663AA" w:rsidRPr="008663AA" w:rsidRDefault="008663AA" w:rsidP="008663AA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Groupe 01 : le 15 septembre à 16h10</w:t>
            </w:r>
          </w:p>
          <w:p w14:paraId="5087AFA3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Groupe 03 : le 11 septembre à 16h10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9D2B7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Rejoindre la réunion Teams</w:t>
            </w:r>
          </w:p>
          <w:p w14:paraId="76C5696E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6A8E96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Présentation de la consigne de rédaction de la dissertation D1 au début du cours et construction du plan en grand groupe (environ 30 minutes)</w:t>
            </w:r>
          </w:p>
          <w:p w14:paraId="28ECC877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ED34B02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Travail individuel sur la rédaction du texte diagnostique D1</w:t>
            </w:r>
          </w:p>
          <w:p w14:paraId="2AF15409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7319B9D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Je réponds à vos questions</w:t>
            </w:r>
          </w:p>
          <w:p w14:paraId="152B8E4F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2FF2FFC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2E0B4BB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8663AA" w:rsidRPr="008663AA" w14:paraId="704F7051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1314B" w14:textId="32DD4C95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br w:type="page"/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CEFED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3A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D1D3C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Classes de mots variables et atelier 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1 (2 %)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p w14:paraId="3D373ADF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1-Prendre les notes dans le recueil bleu </w:t>
            </w:r>
          </w:p>
          <w:p w14:paraId="0ADA6012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2-Imprimer les documents hors recueil </w:t>
            </w:r>
          </w:p>
          <w:p w14:paraId="76A44AF5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3-Regarder les capsules théoriques</w:t>
            </w:r>
          </w:p>
          <w:p w14:paraId="17DC9098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4-Commencer l’atelier 1</w:t>
            </w:r>
          </w:p>
          <w:p w14:paraId="03A3C6CD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D0E6710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  <w:t>Envoyer l’atelier 1 par Teams au plus tard à la fin du cours en synchrone.</w:t>
            </w:r>
          </w:p>
          <w:p w14:paraId="6C949A51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F689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Rejoindre la réunion Teams</w:t>
            </w:r>
          </w:p>
          <w:p w14:paraId="062EA8D6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70FBCA9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Échanges et réponses aux questions sur…</w:t>
            </w:r>
          </w:p>
          <w:p w14:paraId="41C56B99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notions théoriques</w:t>
            </w:r>
          </w:p>
          <w:p w14:paraId="4DBD9C01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-L’atelier 1</w:t>
            </w:r>
          </w:p>
          <w:p w14:paraId="7E16C0E1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-…</w:t>
            </w:r>
          </w:p>
          <w:p w14:paraId="49F274DE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57A4FAC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Travail sur l’atelier 1</w:t>
            </w:r>
          </w:p>
        </w:tc>
      </w:tr>
      <w:tr w:rsidR="008663AA" w:rsidRPr="008663AA" w14:paraId="27A98CE3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4D6ED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138C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3B</w:t>
            </w:r>
          </w:p>
          <w:p w14:paraId="6B28A657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2588F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Classes de mots invariables et atelier 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2 (2%)</w:t>
            </w:r>
          </w:p>
          <w:p w14:paraId="508C30A7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1-Prendre les notes dans le recueil bleu </w:t>
            </w:r>
          </w:p>
          <w:p w14:paraId="2D33542E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2-Imprimer les documents hors recueil </w:t>
            </w:r>
          </w:p>
          <w:p w14:paraId="25313690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3-Regarder les capsules théoriques</w:t>
            </w:r>
          </w:p>
          <w:p w14:paraId="6C070196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4-Commencer l’atelier 1</w:t>
            </w:r>
          </w:p>
          <w:p w14:paraId="63D4B813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2A68FFC" w14:textId="77777777" w:rsidR="008663AA" w:rsidRPr="008663AA" w:rsidRDefault="008663AA" w:rsidP="008663AA">
            <w:p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  <w:t>Envoyer l’atelier 2 par Teams au plus tard à la fin du cours en synchrone.</w:t>
            </w:r>
            <w:r w:rsidRPr="008663AA">
              <w:rPr>
                <w:rFonts w:ascii="Times New Roman" w:hAnsi="Times New Roman" w:cs="Times New Roman"/>
                <w:b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EA3A4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Rejoindre la réunion Teams</w:t>
            </w:r>
          </w:p>
          <w:p w14:paraId="3008B667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4A4F94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Échanges et réponses aux questions sur…</w:t>
            </w:r>
          </w:p>
          <w:p w14:paraId="12DBC985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notions théoriques</w:t>
            </w:r>
          </w:p>
          <w:p w14:paraId="14CEA43F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-L’atelier 2</w:t>
            </w:r>
          </w:p>
          <w:p w14:paraId="567FCFD0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-…</w:t>
            </w:r>
          </w:p>
          <w:p w14:paraId="005450FB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B36EAC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Travail sur l’atelier 2</w:t>
            </w:r>
          </w:p>
        </w:tc>
      </w:tr>
      <w:tr w:rsidR="008663AA" w:rsidRPr="008663AA" w14:paraId="03B87BD5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E9E82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br w:type="page"/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A3FD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4A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6F4AD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Groupes syntaxiques et atelier 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3 (2%)</w:t>
            </w:r>
          </w:p>
          <w:p w14:paraId="2F3593E6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1-Prendre les notes dans le recueil bleu </w:t>
            </w:r>
          </w:p>
          <w:p w14:paraId="3577AC8E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2-Imprimer les documents hors recueil </w:t>
            </w:r>
          </w:p>
          <w:p w14:paraId="4B23A0CC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3-Regarder les capsules théoriques</w:t>
            </w:r>
          </w:p>
          <w:p w14:paraId="30DC8A73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4-Commencer l’atelier 3</w:t>
            </w:r>
          </w:p>
          <w:p w14:paraId="17B83D8A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121D8FDB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  <w:t>Envoyer l’atelier 3 par Teams au plus tard à la fin du cours en synchrone.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48B4B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Rejoindre la réunion Teams</w:t>
            </w:r>
          </w:p>
          <w:p w14:paraId="7C0081B4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7CBED7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Échanges et réponses aux questions sur…</w:t>
            </w:r>
          </w:p>
          <w:p w14:paraId="5EB22009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notions théoriques</w:t>
            </w:r>
          </w:p>
          <w:p w14:paraId="7283E29E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-L’atelier 3</w:t>
            </w:r>
          </w:p>
          <w:p w14:paraId="4899B013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-…</w:t>
            </w:r>
          </w:p>
          <w:p w14:paraId="4B04994D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A79F4FE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Travail sur l’atelier 3</w:t>
            </w:r>
          </w:p>
        </w:tc>
      </w:tr>
      <w:tr w:rsidR="008663AA" w:rsidRPr="008663AA" w14:paraId="081F4B58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35FC3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9D53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4B</w:t>
            </w:r>
          </w:p>
          <w:p w14:paraId="70F938B0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0B958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La phrase de base et la virgule et atelier </w:t>
            </w: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4 (2 %)</w:t>
            </w:r>
          </w:p>
          <w:p w14:paraId="4AD31B24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1-Prendre les notes dans le recueil bleu </w:t>
            </w:r>
          </w:p>
          <w:p w14:paraId="1FC51A6F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2-Imprimer les documents hors recueil </w:t>
            </w:r>
          </w:p>
          <w:p w14:paraId="6793CC72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3-Regarder les capsules théoriques</w:t>
            </w:r>
          </w:p>
          <w:p w14:paraId="2C170D21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4-Commencer l’atelier 4</w:t>
            </w:r>
          </w:p>
          <w:p w14:paraId="0B5F6B0E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69AB72C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  <w:t>Envoyer l’atelier 4 par Teams au plus tard à la fin du cours en synchrone.</w:t>
            </w:r>
          </w:p>
          <w:p w14:paraId="587210F0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0ADFE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Rejoindre la réunion Teams</w:t>
            </w:r>
          </w:p>
          <w:p w14:paraId="541FA4D7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D03B574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Échanges et réponses aux questions sur…</w:t>
            </w:r>
          </w:p>
          <w:p w14:paraId="72550BD0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notions théoriques</w:t>
            </w:r>
          </w:p>
          <w:p w14:paraId="43B32140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-L’atelier 4</w:t>
            </w:r>
          </w:p>
          <w:p w14:paraId="4A0F634D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-…</w:t>
            </w:r>
          </w:p>
          <w:p w14:paraId="4B614CA6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C667AD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Travail sur l’atelier 4</w:t>
            </w:r>
          </w:p>
          <w:p w14:paraId="4C843CDA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trike/>
                <w:sz w:val="20"/>
                <w:szCs w:val="20"/>
              </w:rPr>
            </w:pPr>
          </w:p>
        </w:tc>
      </w:tr>
      <w:tr w:rsidR="008663AA" w:rsidRPr="008663AA" w14:paraId="214FEB29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A21C5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E6240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5A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C095E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Analyse des erreurs de langue dans la dissertation D1 et préparation à la dissertation D2 sur un extrait de la nouvelle </w:t>
            </w:r>
            <w:r w:rsidRPr="008663A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La mort d’Olivier </w:t>
            </w:r>
            <w:proofErr w:type="spellStart"/>
            <w:r w:rsidRPr="008663A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Bécaille</w:t>
            </w:r>
            <w:proofErr w:type="spellEnd"/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d’Émile Zola.</w:t>
            </w:r>
          </w:p>
          <w:p w14:paraId="61602600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1-Vérifier que vous comprenez vos erreurs de langue dans la dissertation D1</w:t>
            </w:r>
          </w:p>
          <w:p w14:paraId="409EB973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 xml:space="preserve">2-Travail sur l’analyse de l’extrait de la nouvelle </w:t>
            </w:r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La mort d’Olivier </w:t>
            </w:r>
            <w:proofErr w:type="spellStart"/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>Bécaille</w:t>
            </w:r>
            <w:proofErr w:type="spellEnd"/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(à terminer pour le cours 6A)</w:t>
            </w:r>
          </w:p>
          <w:p w14:paraId="243D3663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B5C43FD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91A72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 xml:space="preserve"> [Message dans le canal général de l’équipe sur Teams]</w:t>
            </w:r>
          </w:p>
          <w:p w14:paraId="5B6889F0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480A636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Échanges et réponses aux questions sur…</w:t>
            </w:r>
          </w:p>
          <w:p w14:paraId="66754047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notions théoriques</w:t>
            </w:r>
          </w:p>
          <w:p w14:paraId="3B2FDBC1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erreurs de langue</w:t>
            </w:r>
          </w:p>
          <w:p w14:paraId="360E4D89" w14:textId="77777777" w:rsidR="008663AA" w:rsidRPr="008663AA" w:rsidRDefault="008663AA" w:rsidP="008663AA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 xml:space="preserve">-La nouvelle </w:t>
            </w:r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La mort d’Olivier </w:t>
            </w:r>
            <w:proofErr w:type="spellStart"/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>Bécaille</w:t>
            </w:r>
            <w:proofErr w:type="spellEnd"/>
          </w:p>
          <w:p w14:paraId="5DC1531D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-…</w:t>
            </w:r>
          </w:p>
          <w:p w14:paraId="5C9E7146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56C804B" w14:textId="77777777" w:rsidR="008663AA" w:rsidRPr="008663AA" w:rsidRDefault="008663AA" w:rsidP="008663AA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 xml:space="preserve">Travail sur l’analyse de l’extrait de la nouvelle </w:t>
            </w:r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La mort d’Olivier </w:t>
            </w:r>
            <w:proofErr w:type="spellStart"/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>Bécaille</w:t>
            </w:r>
            <w:proofErr w:type="spellEnd"/>
          </w:p>
          <w:p w14:paraId="6E828C5E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63AA" w:rsidRPr="008663AA" w14:paraId="016C38AE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44DC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771E8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5B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9DC9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Analyse des erreurs de langue dans la dissertation D1 et préparation à la dissertation D2 sur un extrait de la nouvelle </w:t>
            </w:r>
            <w:r w:rsidRPr="008663A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La mort d’Olivier </w:t>
            </w:r>
            <w:proofErr w:type="spellStart"/>
            <w:r w:rsidRPr="008663A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Bécaille</w:t>
            </w:r>
            <w:proofErr w:type="spellEnd"/>
            <w:r w:rsidRPr="008663A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D’Émile Zola.</w:t>
            </w:r>
          </w:p>
          <w:p w14:paraId="6C56ECF4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1-Vérifier que vous comprenez vos erreurs de langue dans la dissertation D1</w:t>
            </w:r>
          </w:p>
          <w:p w14:paraId="5DCD2AAD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 xml:space="preserve">2-Travail sur l’analyse de l’extrait de la nouvelle </w:t>
            </w:r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La mort d’Olivier </w:t>
            </w:r>
            <w:proofErr w:type="spellStart"/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>Bécaille</w:t>
            </w:r>
            <w:proofErr w:type="spellEnd"/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(à terminer pour le cours 6A)</w:t>
            </w:r>
          </w:p>
          <w:p w14:paraId="22EB0731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</w:pPr>
          </w:p>
          <w:p w14:paraId="2D7F9C33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80940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[Message dans le canal général de l’équipe sur Teams]</w:t>
            </w:r>
          </w:p>
          <w:p w14:paraId="4AA7A2FB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246302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Échanges et réponses aux questions sur…</w:t>
            </w:r>
          </w:p>
          <w:p w14:paraId="3AF705D0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notions théoriques</w:t>
            </w:r>
          </w:p>
          <w:p w14:paraId="31A6DE58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erreurs de langue</w:t>
            </w:r>
          </w:p>
          <w:p w14:paraId="69ACB161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 xml:space="preserve">- La nouvelle </w:t>
            </w:r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La mort d’Olivier </w:t>
            </w:r>
            <w:proofErr w:type="spellStart"/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>Bécaille</w:t>
            </w:r>
            <w:proofErr w:type="spellEnd"/>
          </w:p>
          <w:p w14:paraId="211DC728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-…</w:t>
            </w:r>
          </w:p>
          <w:p w14:paraId="0E6E191C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0C5F6E7" w14:textId="77777777" w:rsidR="008663AA" w:rsidRPr="008663AA" w:rsidRDefault="008663AA" w:rsidP="008663AA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 xml:space="preserve">Travail sur l’analyse de l’extrait de la nouvelle </w:t>
            </w:r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La mort d’Olivier </w:t>
            </w:r>
            <w:proofErr w:type="spellStart"/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>Bécaille</w:t>
            </w:r>
            <w:proofErr w:type="spellEnd"/>
          </w:p>
          <w:p w14:paraId="359DCA72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63AA" w:rsidRPr="008663AA" w14:paraId="0154CA49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726B5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6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4A9C7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6A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1E2DD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Dissertation 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D2 (10 %)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sur un extrait de la nouvelle </w:t>
            </w:r>
            <w:r w:rsidRPr="008663A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La mort d’Olivier </w:t>
            </w:r>
            <w:proofErr w:type="spellStart"/>
            <w:r w:rsidRPr="008663A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Bécaille</w:t>
            </w:r>
            <w:proofErr w:type="spellEnd"/>
            <w:r w:rsidRPr="008663A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D’Émile Zola (début)</w:t>
            </w:r>
          </w:p>
          <w:p w14:paraId="42B916E2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AFAF1F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Rédiger la dissertation D2 après avoir reçu la consigne de rédaction au début du cours en synchrone</w:t>
            </w:r>
          </w:p>
          <w:p w14:paraId="5BDE1BFD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72E4B00B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428EDB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F40F2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Rejoindre la réunion Teams</w:t>
            </w:r>
          </w:p>
          <w:p w14:paraId="251B7881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EAB89E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Présentation de la consigne de rédaction de la dissertation D2 au début du cours</w:t>
            </w:r>
          </w:p>
          <w:p w14:paraId="2CB95161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73B0C2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Rédaction de la dissertation D2. Je réponds à vos questions</w:t>
            </w:r>
          </w:p>
          <w:p w14:paraId="5D50D6FF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63AA" w:rsidRPr="008663AA" w14:paraId="32C7A80B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3C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br w:type="page"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992C9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6B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11421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Dissertation D2 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(10 %)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sur un extrait de la nouvelle </w:t>
            </w:r>
            <w:r w:rsidRPr="008663A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La mort d’Olivier </w:t>
            </w:r>
            <w:proofErr w:type="spellStart"/>
            <w:r w:rsidRPr="008663A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Bécaille</w:t>
            </w:r>
            <w:proofErr w:type="spellEnd"/>
            <w:r w:rsidRPr="008663A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 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D’Émile Zola (suite et fin)</w:t>
            </w:r>
          </w:p>
          <w:p w14:paraId="606E15BF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451F78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 xml:space="preserve">Terminer la rédaction de la dissertation D2 </w:t>
            </w:r>
          </w:p>
          <w:p w14:paraId="48D52BB0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4F9EAC3" w14:textId="77777777" w:rsidR="008663AA" w:rsidRPr="008663AA" w:rsidRDefault="008663AA" w:rsidP="008663AA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Envoyer la dissertation D2 Teams au plus tard à 23h59 </w:t>
            </w:r>
          </w:p>
          <w:p w14:paraId="72AFFCED" w14:textId="77777777" w:rsidR="008663AA" w:rsidRPr="008663AA" w:rsidRDefault="008663AA" w:rsidP="008663AA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le 15 octobre</w:t>
            </w:r>
          </w:p>
          <w:p w14:paraId="6486F1E1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203A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[Message dans le canal général de l’équipe sur Teams]</w:t>
            </w:r>
          </w:p>
          <w:p w14:paraId="41B32298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042ECAD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Rédaction de la dissertation D2</w:t>
            </w:r>
          </w:p>
          <w:p w14:paraId="727E58F3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42753A4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Je réponds à vos questions</w:t>
            </w:r>
          </w:p>
          <w:p w14:paraId="23C0B40A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663AA" w:rsidRPr="008663AA" w14:paraId="4208CAEE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6819E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75926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7A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3DCFA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Le groupe nominal 1 et début de l’atelier </w:t>
            </w: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5 (2 %)</w:t>
            </w:r>
          </w:p>
          <w:p w14:paraId="4E9111F3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1-Prendre les notes dans le recueil bleu </w:t>
            </w:r>
          </w:p>
          <w:p w14:paraId="2E6A7AC9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2-Imprimer les documents hors recueil </w:t>
            </w:r>
          </w:p>
          <w:p w14:paraId="45F52CE3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3-Regarder les capsules théoriques</w:t>
            </w:r>
          </w:p>
          <w:p w14:paraId="69C7DF52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4-Commencer l’atelier 5</w:t>
            </w:r>
          </w:p>
          <w:p w14:paraId="33CF4B58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28A40CB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46CB5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Rejoindre la réunion Teams</w:t>
            </w:r>
          </w:p>
          <w:p w14:paraId="622B4819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179DA19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Échanges et réponses aux questions sur…</w:t>
            </w:r>
          </w:p>
          <w:p w14:paraId="2AB0C3F4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notions théoriques</w:t>
            </w:r>
          </w:p>
          <w:p w14:paraId="5A5A3D6F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-L’atelier 5</w:t>
            </w:r>
          </w:p>
          <w:p w14:paraId="52F3A457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-…</w:t>
            </w:r>
          </w:p>
          <w:p w14:paraId="67F46F5A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760B00E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Travail sur l’atelier 5</w:t>
            </w:r>
          </w:p>
          <w:p w14:paraId="434ED331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8663AA" w:rsidRPr="008663AA" w14:paraId="48AB0793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DD4EA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E07A6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7B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841B2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Le groupe nominal 2 et suite de l’atelier </w:t>
            </w: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5 (2 %)</w:t>
            </w:r>
          </w:p>
          <w:p w14:paraId="223D3410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1-Prendre les notes dans le recueil bleu </w:t>
            </w:r>
          </w:p>
          <w:p w14:paraId="210320F5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2-Imprimer les documents hors recueil </w:t>
            </w:r>
          </w:p>
          <w:p w14:paraId="10141400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3-Regarder les capsules théoriques</w:t>
            </w:r>
          </w:p>
          <w:p w14:paraId="6D4FF1EE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4-Continuer l’atelier 5</w:t>
            </w:r>
          </w:p>
          <w:p w14:paraId="2F011E90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58FE51C1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  <w:t>Envoyer l’atelier 5  par Teams au plus tard à la fin du cours en synchrone.</w:t>
            </w:r>
          </w:p>
          <w:p w14:paraId="2F9331FB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12DFF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Rejoindre la réunion Teams</w:t>
            </w:r>
          </w:p>
          <w:p w14:paraId="0B7E51E0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17C7BC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Échanges et réponses aux questions sur…</w:t>
            </w:r>
          </w:p>
          <w:p w14:paraId="1356241B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notions théoriques</w:t>
            </w:r>
          </w:p>
          <w:p w14:paraId="6AB3EB1C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-L’atelier 5</w:t>
            </w:r>
          </w:p>
          <w:p w14:paraId="134F8012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-…</w:t>
            </w:r>
          </w:p>
          <w:p w14:paraId="6BF0DF6B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B80482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Travail sur l’atelier 5</w:t>
            </w:r>
          </w:p>
          <w:p w14:paraId="3891B3C9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63AA" w:rsidRPr="008663AA" w14:paraId="0D42CD36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E7F45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57759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8A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05FC8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Le groupe verbal 1 et atelier </w:t>
            </w: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6 (1 %)</w:t>
            </w:r>
          </w:p>
          <w:p w14:paraId="75175C50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1-Prendre les notes dans le recueil bleu </w:t>
            </w:r>
          </w:p>
          <w:p w14:paraId="1C3D4F0B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2-Imprimer les documents hors recueil </w:t>
            </w:r>
          </w:p>
          <w:p w14:paraId="770E14B6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3-Regarder les capsules théoriques</w:t>
            </w:r>
          </w:p>
          <w:p w14:paraId="723D8166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4-Commencer l’atelier 6</w:t>
            </w:r>
          </w:p>
          <w:p w14:paraId="3C9A2CDA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01B77859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  <w:t>Envoyer l’atelier 6 par Teams au plus tard à la fin du cours en synchrone.</w:t>
            </w:r>
          </w:p>
          <w:p w14:paraId="769096F1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B86A1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Rejoindre la réunion Teams</w:t>
            </w:r>
          </w:p>
          <w:p w14:paraId="03688843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40278A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Échanges et réponses aux questions sur…</w:t>
            </w:r>
          </w:p>
          <w:p w14:paraId="2439B1A0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notions théoriques</w:t>
            </w:r>
          </w:p>
          <w:p w14:paraId="54600E75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-L’atelier 6</w:t>
            </w:r>
          </w:p>
          <w:p w14:paraId="0417755A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-…</w:t>
            </w:r>
          </w:p>
          <w:p w14:paraId="12FD9ED1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6C27658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Travail sur l’atelier 6</w:t>
            </w:r>
          </w:p>
        </w:tc>
      </w:tr>
      <w:tr w:rsidR="008663AA" w:rsidRPr="008663AA" w14:paraId="04CAE462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74FC8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C8A37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8B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F42AA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Le groupe verbal 2 et début de l’atelier </w:t>
            </w: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7 (2 %)</w:t>
            </w: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et présentation de la nouvelle </w:t>
            </w:r>
            <w:r w:rsidRPr="008663AA">
              <w:rPr>
                <w:rFonts w:ascii="Times New Roman" w:hAnsi="Times New Roman" w:cs="Times New Roman"/>
                <w:b/>
                <w:bCs/>
                <w:i/>
                <w:sz w:val="20"/>
                <w:szCs w:val="20"/>
              </w:rPr>
              <w:t>La première gorgée d’ecstasy</w:t>
            </w: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de Frédéric Beigbeder en vue de la troisième dissertation D3</w:t>
            </w:r>
          </w:p>
          <w:p w14:paraId="778D2FB3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1-Prendre les notes dans le recueil bleu </w:t>
            </w:r>
          </w:p>
          <w:p w14:paraId="7E6BCBDA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2-Imprimer les documents hors recueil </w:t>
            </w:r>
          </w:p>
          <w:p w14:paraId="087864B5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3-Regarder les capsules théoriques</w:t>
            </w:r>
          </w:p>
          <w:p w14:paraId="0DBC26A2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4-Commencer l’atelier 7</w:t>
            </w:r>
          </w:p>
          <w:p w14:paraId="0622D525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5-Commencer l’analyse de la nouvelle </w:t>
            </w:r>
            <w:r w:rsidRPr="008663AA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La première gorgée d’ecstasy </w:t>
            </w: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de Frédéric Beigbeder (à finir pour le cours 10A)</w:t>
            </w:r>
          </w:p>
          <w:p w14:paraId="01579A14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E9622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Rejoindre la réunion Teams</w:t>
            </w:r>
          </w:p>
          <w:p w14:paraId="629257EA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438EE1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Échanges et réponses aux questions sur…</w:t>
            </w:r>
          </w:p>
          <w:p w14:paraId="71CD07E1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notions théoriques</w:t>
            </w:r>
          </w:p>
          <w:p w14:paraId="61B44124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-L’atelier 7</w:t>
            </w:r>
          </w:p>
          <w:p w14:paraId="5B33EC66" w14:textId="77777777" w:rsidR="008663AA" w:rsidRPr="008663AA" w:rsidRDefault="008663AA" w:rsidP="008663AA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 xml:space="preserve">-La nouvelle </w:t>
            </w:r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>La première gorgée d’ecstasy</w:t>
            </w:r>
          </w:p>
          <w:p w14:paraId="7200FB97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-…</w:t>
            </w:r>
          </w:p>
          <w:p w14:paraId="2AC0B755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E460BE0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Travail sur l’atelier 7</w:t>
            </w:r>
          </w:p>
          <w:p w14:paraId="20425B9B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C10ADF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3171E52C" w14:textId="77777777" w:rsidR="00174635" w:rsidRDefault="00174635">
      <w:r>
        <w:br w:type="page"/>
      </w:r>
    </w:p>
    <w:tbl>
      <w:tblPr>
        <w:tblW w:w="10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1"/>
        <w:gridCol w:w="567"/>
        <w:gridCol w:w="4819"/>
        <w:gridCol w:w="4111"/>
      </w:tblGrid>
      <w:tr w:rsidR="008663AA" w:rsidRPr="008663AA" w14:paraId="24E3AB1C" w14:textId="77777777" w:rsidTr="008663AA">
        <w:trPr>
          <w:trHeight w:val="1086"/>
        </w:trPr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82F22" w14:textId="2E774A80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9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519A6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9A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5B72C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Le groupe verbal 3 et suite de l’atelier </w:t>
            </w: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7 (2 %)</w:t>
            </w:r>
          </w:p>
          <w:p w14:paraId="0A60B980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1-Prendre les notes dans le recueil bleu </w:t>
            </w:r>
          </w:p>
          <w:p w14:paraId="3BB924EA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2-Imprimer les documents hors recueil </w:t>
            </w:r>
          </w:p>
          <w:p w14:paraId="48C9EE70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3-Regarder les capsules théoriques</w:t>
            </w:r>
          </w:p>
          <w:p w14:paraId="05CD18D5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4-Continuer l’atelier 7</w:t>
            </w:r>
          </w:p>
          <w:p w14:paraId="283E4433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5-Continuer l’analyse de la nouvelle </w:t>
            </w:r>
            <w:r w:rsidRPr="008663AA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La première gorgée d’ecstasy </w:t>
            </w: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de Frédéric Beigbeder (à finir pour le cours 10A)</w:t>
            </w:r>
          </w:p>
          <w:p w14:paraId="77CB216E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6CE6F0C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color w:val="FF0000"/>
                <w:sz w:val="20"/>
                <w:szCs w:val="20"/>
              </w:rPr>
              <w:t>Envoyer l’atelier 7 par Teams au plus tard à la fin du cours en synchrone.</w:t>
            </w:r>
          </w:p>
          <w:p w14:paraId="78870363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9D99C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Rejoindre la réunion Teams</w:t>
            </w:r>
          </w:p>
          <w:p w14:paraId="1F3E1E33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194CFD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Échanges et réponses aux questions sur…</w:t>
            </w:r>
          </w:p>
          <w:p w14:paraId="3EAB642C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notions théoriques</w:t>
            </w:r>
          </w:p>
          <w:p w14:paraId="502EB2CA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-L’atelier 7</w:t>
            </w:r>
          </w:p>
          <w:p w14:paraId="2A8DE22D" w14:textId="77777777" w:rsidR="008663AA" w:rsidRPr="008663AA" w:rsidRDefault="008663AA" w:rsidP="008663AA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 xml:space="preserve">-La nouvelle </w:t>
            </w:r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>La première gorgée d’ecstasy</w:t>
            </w:r>
          </w:p>
          <w:p w14:paraId="202A9651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-…</w:t>
            </w:r>
          </w:p>
          <w:p w14:paraId="1CD55D39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66053C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Travail sur l’atelier 7</w:t>
            </w:r>
          </w:p>
        </w:tc>
      </w:tr>
      <w:tr w:rsidR="008663AA" w:rsidRPr="008663AA" w14:paraId="65550AC7" w14:textId="77777777" w:rsidTr="008663AA">
        <w:trPr>
          <w:trHeight w:val="421"/>
        </w:trPr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8229E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F240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9B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E3579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Analyse des erreurs de langue dans la dissertation D2 et préparation à la dissertation D3 sur la nouvelle </w:t>
            </w:r>
            <w:r w:rsidRPr="008663A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La première gorgée d’ecstasy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Frédéric Beigbeder</w:t>
            </w:r>
          </w:p>
          <w:p w14:paraId="5FA653F3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1-</w:t>
            </w: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Vérifier que vous comprenez vos erreurs de langue dans la dissertation D2</w:t>
            </w:r>
          </w:p>
          <w:p w14:paraId="0AEF67D3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2-Continuer l’analyse de la nouvelle </w:t>
            </w:r>
            <w:r w:rsidRPr="008663AA">
              <w:rPr>
                <w:rFonts w:ascii="Times New Roman" w:hAnsi="Times New Roman" w:cs="Times New Roman"/>
                <w:bCs/>
                <w:i/>
                <w:sz w:val="20"/>
                <w:szCs w:val="20"/>
              </w:rPr>
              <w:t xml:space="preserve">La première gorgée d’ecstasy </w:t>
            </w: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de Frédéric Beigbeder (à finir pour le cours 10A)</w:t>
            </w:r>
          </w:p>
          <w:p w14:paraId="1D6EB543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2C9A3D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5FA44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[Message dans le canal général de l’équipe sur Teams]</w:t>
            </w:r>
          </w:p>
          <w:p w14:paraId="00FECFF5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7CA7E5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Échanges et réponses aux questions sur…</w:t>
            </w:r>
          </w:p>
          <w:p w14:paraId="2B41D762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notions théoriques</w:t>
            </w:r>
          </w:p>
          <w:p w14:paraId="17F08BB8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erreurs de langue</w:t>
            </w:r>
          </w:p>
          <w:p w14:paraId="022CBF67" w14:textId="77777777" w:rsidR="008663AA" w:rsidRPr="008663AA" w:rsidRDefault="008663AA" w:rsidP="008663AA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 xml:space="preserve">-La nouvelle </w:t>
            </w:r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>La première gorgée d’ecstasy</w:t>
            </w:r>
          </w:p>
          <w:p w14:paraId="09B796AE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-…</w:t>
            </w:r>
          </w:p>
          <w:p w14:paraId="631C56E5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3E7D2D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 xml:space="preserve">Travail sur l’analyse de la nouvelle </w:t>
            </w:r>
            <w:r w:rsidRPr="008663AA">
              <w:rPr>
                <w:rFonts w:ascii="Times New Roman" w:hAnsi="Times New Roman" w:cs="Times New Roman"/>
                <w:i/>
                <w:sz w:val="20"/>
                <w:szCs w:val="20"/>
              </w:rPr>
              <w:t>La première gorgée d’ecstasy.</w:t>
            </w:r>
          </w:p>
        </w:tc>
      </w:tr>
      <w:tr w:rsidR="008663AA" w:rsidRPr="008663AA" w14:paraId="6B9D4D4A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B4F8F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7DD92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10A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BDB7F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Dissertation 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D3 (20 %)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sur la nouvelle </w:t>
            </w:r>
            <w:r w:rsidRPr="008663A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La première gorgée d’ecstasy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Frédéric Beigbeder.</w:t>
            </w:r>
          </w:p>
          <w:p w14:paraId="1CA0461F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BAEC277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Rédiger la dissertation D3 après avoir reçu la consigne de rédaction au début du cours en synchrone</w:t>
            </w:r>
          </w:p>
          <w:p w14:paraId="0A6739B5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D8C80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Rejoindre la réunion Teams</w:t>
            </w:r>
          </w:p>
          <w:p w14:paraId="49A3E9BC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Présentation de la consigne de rédaction de la dissertation D3 au début du cours</w:t>
            </w:r>
          </w:p>
          <w:p w14:paraId="304AA5F8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ACDD850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Rédaction de la dissertation D3. Je réponds à vos questions</w:t>
            </w:r>
          </w:p>
          <w:p w14:paraId="05F037E7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63AA" w:rsidRPr="008663AA" w14:paraId="0ECFB927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B0ED1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41004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10B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723C0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Dissertation 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D3 (20 %)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sur la nouvelle </w:t>
            </w:r>
            <w:r w:rsidRPr="008663AA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La première gorgée d’ecstasy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de Frédéric Beigbeder.</w:t>
            </w:r>
          </w:p>
          <w:p w14:paraId="28B33C5E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7F1F9DCA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Terminer la rédaction de la dissertation D3</w:t>
            </w:r>
          </w:p>
          <w:p w14:paraId="7AF53EB2" w14:textId="77777777" w:rsidR="008663AA" w:rsidRPr="008663AA" w:rsidRDefault="008663AA" w:rsidP="008663AA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  <w:p w14:paraId="2D733DA8" w14:textId="77777777" w:rsidR="008663AA" w:rsidRPr="008663AA" w:rsidRDefault="008663AA" w:rsidP="008663AA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Envoyer la dissertation D3 par Teams au plus tard à 23h59 le 16 novembre</w:t>
            </w:r>
          </w:p>
          <w:p w14:paraId="39112DC6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5D34E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[Message dans le canal général de l’équipe sur Teams]</w:t>
            </w:r>
          </w:p>
          <w:p w14:paraId="57583106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5D9D47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Rédaction de la dissertation D3. Je réponds à vos questions</w:t>
            </w:r>
          </w:p>
          <w:p w14:paraId="3B678E6D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63AA" w:rsidRPr="008663AA" w14:paraId="37E53AB9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EC091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E6BBE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11A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83589" w14:textId="77777777" w:rsidR="008663AA" w:rsidRPr="008663AA" w:rsidRDefault="008663AA" w:rsidP="008663A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-</w:t>
            </w: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Introduction et conclusion d’une dissertation thématique </w:t>
            </w:r>
          </w:p>
          <w:p w14:paraId="775A969E" w14:textId="77777777" w:rsidR="008663AA" w:rsidRPr="008663AA" w:rsidRDefault="008663AA" w:rsidP="008663A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-Présentation de l’extrait du roman à déterminer pour la dissertation certificative D4</w:t>
            </w:r>
          </w:p>
          <w:p w14:paraId="69512109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1-Prendre les notes dans le recueil bleu </w:t>
            </w:r>
          </w:p>
          <w:p w14:paraId="686D3700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2-Imprimer les documents hors recueil </w:t>
            </w:r>
          </w:p>
          <w:p w14:paraId="40E3E7F2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3-Regarder les capsules théoriques</w:t>
            </w:r>
          </w:p>
          <w:p w14:paraId="02460CCE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4-Commencer l’analyse de l’extrait du roman à déterminer. À finir pour le cours 13B</w:t>
            </w:r>
          </w:p>
          <w:p w14:paraId="5465DECD" w14:textId="77777777" w:rsidR="008663AA" w:rsidRPr="008663AA" w:rsidRDefault="008663AA" w:rsidP="008663AA">
            <w:pPr>
              <w:pStyle w:val="En-tte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13F81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[Message dans le canal général de l’équipe sur Teams]</w:t>
            </w:r>
          </w:p>
          <w:p w14:paraId="0D8E3153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07017D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Échanges et réponses aux questions sur…</w:t>
            </w:r>
          </w:p>
          <w:p w14:paraId="5ED0E50F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notions théoriques</w:t>
            </w:r>
          </w:p>
          <w:p w14:paraId="0EF069B0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-L’extrait du roman à déterminer</w:t>
            </w:r>
          </w:p>
          <w:p w14:paraId="3813345E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-…</w:t>
            </w:r>
          </w:p>
          <w:p w14:paraId="53CCD32A" w14:textId="77777777" w:rsidR="008663AA" w:rsidRPr="008663AA" w:rsidRDefault="008663AA" w:rsidP="008663AA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14:paraId="73CDC400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Travail sur l’analyse de l’extrait du roman à déterminer</w:t>
            </w:r>
          </w:p>
        </w:tc>
      </w:tr>
      <w:tr w:rsidR="008663AA" w:rsidRPr="008663AA" w14:paraId="5B2ACB20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A9575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4A9EE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11B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7F62F" w14:textId="77777777" w:rsidR="008663AA" w:rsidRPr="008663AA" w:rsidRDefault="008663AA" w:rsidP="008663AA">
            <w:pPr>
              <w:pStyle w:val="En-tte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/>
                <w:b/>
                <w:bCs/>
                <w:sz w:val="20"/>
                <w:szCs w:val="20"/>
              </w:rPr>
              <w:t>La subordination 1</w:t>
            </w:r>
          </w:p>
          <w:p w14:paraId="423C6A67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1-Prendre les notes dans le recueil bleu </w:t>
            </w:r>
          </w:p>
          <w:p w14:paraId="22CAB8AD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2-Imprimer les documents hors recueil </w:t>
            </w:r>
          </w:p>
          <w:p w14:paraId="561B94B8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3-Regarder les capsules théoriques</w:t>
            </w:r>
          </w:p>
          <w:p w14:paraId="7B2548CE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4-Continuer l’analyse de l’extrait du roman à déterminer. À finir pour le cours 13B</w:t>
            </w:r>
          </w:p>
          <w:p w14:paraId="6067119A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D1B2A11" w14:textId="77777777" w:rsidR="008663AA" w:rsidRPr="008663AA" w:rsidRDefault="008663AA" w:rsidP="008663AA">
            <w:pPr>
              <w:pStyle w:val="En-tte"/>
              <w:rPr>
                <w:rFonts w:ascii="Times New Roman" w:hAnsi="Times New Roman"/>
                <w:b/>
                <w:bCs/>
                <w:sz w:val="20"/>
                <w:szCs w:val="20"/>
                <w:lang w:val="fr-FR"/>
              </w:rPr>
            </w:pPr>
          </w:p>
          <w:p w14:paraId="4629C84F" w14:textId="77777777" w:rsidR="008663AA" w:rsidRPr="008663AA" w:rsidRDefault="008663AA" w:rsidP="008663AA">
            <w:pPr>
              <w:pStyle w:val="En-tte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65B89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[Message dans le canal général de l’équipe sur Teams]</w:t>
            </w:r>
          </w:p>
          <w:p w14:paraId="452272A2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5947EDA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Échanges et réponses aux questions sur…</w:t>
            </w:r>
          </w:p>
          <w:p w14:paraId="3CD34E68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notions théoriques</w:t>
            </w:r>
          </w:p>
          <w:p w14:paraId="1173C420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-L’extrait du roman à déterminer</w:t>
            </w:r>
          </w:p>
          <w:p w14:paraId="2137B906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-…</w:t>
            </w:r>
          </w:p>
          <w:p w14:paraId="71C1D3E6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3EB0BA7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Travail sur l’analyse de l’extrait du roman à déterminer</w:t>
            </w:r>
          </w:p>
        </w:tc>
      </w:tr>
      <w:tr w:rsidR="008663AA" w:rsidRPr="008663AA" w14:paraId="5FC044D7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F7314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br w:type="page"/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E81AF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12A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1F1FC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La subordination 2 et </w:t>
            </w:r>
            <w:r w:rsidRPr="008663AA">
              <w:rPr>
                <w:rFonts w:ascii="Times New Roman" w:hAnsi="Times New Roman" w:cs="Times New Roman"/>
                <w:b/>
                <w:sz w:val="20"/>
                <w:szCs w:val="20"/>
                <w:highlight w:val="yellow"/>
              </w:rPr>
              <w:t>atelier 8 (2 %)</w:t>
            </w:r>
          </w:p>
          <w:p w14:paraId="249D4177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1-Prendre les notes dans le recueil bleu </w:t>
            </w:r>
          </w:p>
          <w:p w14:paraId="3FE541E1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2-Imprimer les documents hors recueil </w:t>
            </w:r>
          </w:p>
          <w:p w14:paraId="591D31CC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3-Regarder les capsules théoriques</w:t>
            </w:r>
          </w:p>
          <w:p w14:paraId="500C4FE0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4-Commencer l’atelier 8</w:t>
            </w:r>
          </w:p>
          <w:p w14:paraId="03612C61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5- Continuer l’analyse de l’extrait du roman à déterminer. À finir pour le cours 13B</w:t>
            </w:r>
          </w:p>
          <w:p w14:paraId="41F03D36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8690E65" w14:textId="77777777" w:rsidR="008663AA" w:rsidRPr="008663AA" w:rsidRDefault="008663AA" w:rsidP="008663AA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Envoyer l’atelier 8 par Teams au plus tard à la fin du cours en synchrone.</w:t>
            </w:r>
          </w:p>
          <w:p w14:paraId="315A0100" w14:textId="77777777" w:rsidR="008663AA" w:rsidRPr="008663AA" w:rsidRDefault="008663AA" w:rsidP="008663AA">
            <w:pPr>
              <w:pStyle w:val="En-tte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51B57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Rejoindre la réunion Teams</w:t>
            </w:r>
          </w:p>
          <w:p w14:paraId="4456B73D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DC088CF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Échanges et réponses aux questions sur…</w:t>
            </w:r>
          </w:p>
          <w:p w14:paraId="6E4D4B62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notions théoriques</w:t>
            </w:r>
          </w:p>
          <w:p w14:paraId="2651D4CE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-L’atelier 8</w:t>
            </w:r>
          </w:p>
          <w:p w14:paraId="2C5DB363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-L’extrait du roman à déterminer</w:t>
            </w:r>
          </w:p>
          <w:p w14:paraId="21B79A8F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-…</w:t>
            </w:r>
          </w:p>
          <w:p w14:paraId="1BB11F44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50939D5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Travail sur l’atelier 8</w:t>
            </w:r>
          </w:p>
          <w:p w14:paraId="7DFCA12D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Travail sur l’analyse de l’extrait du roman à déterminer</w:t>
            </w:r>
          </w:p>
        </w:tc>
      </w:tr>
      <w:tr w:rsidR="008663AA" w:rsidRPr="008663AA" w14:paraId="0BC78FFE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B91E6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8D08A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12B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50983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yellow"/>
              </w:rPr>
              <w:t>Atelier 9 (4 %)</w:t>
            </w: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Texte à corriger</w:t>
            </w:r>
          </w:p>
          <w:p w14:paraId="699AB616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</w:t>
            </w: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Commencer l’atelier 9</w:t>
            </w:r>
          </w:p>
          <w:p w14:paraId="6F485F7A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-Continuer l’analyse de l’extrait du roman à déterminer. À finir pour le cours 13B</w:t>
            </w:r>
          </w:p>
          <w:p w14:paraId="4683C454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480FB1D7" w14:textId="77777777" w:rsidR="008663AA" w:rsidRPr="008663AA" w:rsidRDefault="008663AA" w:rsidP="008663AA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Envoyer l’atelier 9 par Teams au plus tard à la fin du cours en synchrone.</w:t>
            </w:r>
          </w:p>
          <w:p w14:paraId="1D267174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66DB3BA4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BEDE1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Rejoindre la réunion Teams</w:t>
            </w:r>
          </w:p>
          <w:p w14:paraId="2A318869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94AFC69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Échanges et réponses aux questions sur…</w:t>
            </w:r>
          </w:p>
          <w:p w14:paraId="5CC220EF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notions théoriques</w:t>
            </w:r>
          </w:p>
          <w:p w14:paraId="1E765408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-L’atelier 9</w:t>
            </w:r>
          </w:p>
          <w:p w14:paraId="3C827D44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-L’extrait du roman à déterminer</w:t>
            </w:r>
          </w:p>
          <w:p w14:paraId="750C62AE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-…</w:t>
            </w:r>
          </w:p>
          <w:p w14:paraId="7732AA43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DBAD2AF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Travail sur l’atelier 9</w:t>
            </w:r>
          </w:p>
          <w:p w14:paraId="333177A4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Travail sur l’analyse de l’extrait du roman à déterminer</w:t>
            </w:r>
          </w:p>
        </w:tc>
      </w:tr>
      <w:tr w:rsidR="008663AA" w:rsidRPr="008663AA" w14:paraId="4656AE08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BCCB5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8EF87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13A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9FB98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Analyse des erreurs de langue dans la dissertation D3 et préparation à la dissertation D4 sur l’extrait du roman à déterminer.</w:t>
            </w:r>
          </w:p>
          <w:p w14:paraId="6D25AFC3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1-Vérifier que vous comprenez vos erreurs de langue dans la dissertation D3</w:t>
            </w:r>
          </w:p>
          <w:p w14:paraId="59D4B8DC" w14:textId="77777777" w:rsidR="008663AA" w:rsidRPr="008663AA" w:rsidRDefault="008663AA" w:rsidP="008663A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2-Continuer l’analyse de l’extrait du roman à déterminer. À finir pour le cours 13B</w:t>
            </w:r>
          </w:p>
          <w:p w14:paraId="50C4B4D9" w14:textId="77777777" w:rsidR="008663AA" w:rsidRPr="008663AA" w:rsidRDefault="008663AA" w:rsidP="008663A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5ADC60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505CD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[Message dans le canal général de l’équipe sur Teams]</w:t>
            </w:r>
          </w:p>
          <w:p w14:paraId="067C426C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80CDE82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Échanges et réponses aux questions sur…</w:t>
            </w:r>
          </w:p>
          <w:p w14:paraId="50C100AF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notions théoriques</w:t>
            </w:r>
          </w:p>
          <w:p w14:paraId="17442327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-Les erreurs de langue</w:t>
            </w:r>
          </w:p>
          <w:p w14:paraId="2C054006" w14:textId="77777777" w:rsidR="008663AA" w:rsidRPr="008663AA" w:rsidRDefault="008663AA" w:rsidP="008663AA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-L’extrait du roman à déterminer</w:t>
            </w:r>
          </w:p>
          <w:p w14:paraId="6075EA23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-…</w:t>
            </w:r>
          </w:p>
          <w:p w14:paraId="26A43741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E879BB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Cs/>
                <w:sz w:val="20"/>
                <w:szCs w:val="20"/>
              </w:rPr>
              <w:t>Travail sur l’analyse de l’extrait du roman à déterminer</w:t>
            </w:r>
          </w:p>
          <w:p w14:paraId="6592A87D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663AA" w:rsidRPr="008663AA" w14:paraId="2850265D" w14:textId="77777777" w:rsidTr="008663AA"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F54F5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AEBA3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13B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E7B45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Dissertation D4 (40 %) sur l’extrait du roman à déterminer.</w:t>
            </w:r>
          </w:p>
          <w:p w14:paraId="7B0BE299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201144D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Rédiger la dissertation D4 après avoir reçu la consigne de rédaction au début du cours en synchrone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4863E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Rejoindre la réunion Teams</w:t>
            </w:r>
          </w:p>
          <w:p w14:paraId="674EE22C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847902B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Présentation de la consigne de rédaction de la dissertation D4 au début du cours</w:t>
            </w:r>
          </w:p>
          <w:p w14:paraId="4C72A7D3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9D1A33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Rédaction de la dissertation D4</w:t>
            </w:r>
          </w:p>
          <w:p w14:paraId="5702FA7B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63AA" w:rsidRPr="008663AA" w14:paraId="29EF2CA4" w14:textId="77777777" w:rsidTr="008663AA">
        <w:trPr>
          <w:trHeight w:val="592"/>
        </w:trPr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C83EC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14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DA8D0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14A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1F041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Dissertation D4 (40 %) sur l’extrait du roman à déterminer.</w:t>
            </w:r>
          </w:p>
          <w:p w14:paraId="7F6ACC65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303647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Continuer la rédaction de la dissertation D4</w:t>
            </w:r>
          </w:p>
          <w:p w14:paraId="379F17BD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D5E6E3F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56C1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CE50B4B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8663AA" w:rsidRPr="008663AA" w14:paraId="76B2831C" w14:textId="77777777" w:rsidTr="008663AA">
        <w:trPr>
          <w:trHeight w:val="592"/>
        </w:trPr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054BC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FA33C" w14:textId="77777777" w:rsidR="008663AA" w:rsidRPr="008663AA" w:rsidRDefault="008663AA" w:rsidP="008663A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14B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62711" w14:textId="77777777" w:rsidR="008663AA" w:rsidRPr="008663AA" w:rsidRDefault="008663AA" w:rsidP="008663A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b/>
                <w:sz w:val="20"/>
                <w:szCs w:val="20"/>
              </w:rPr>
              <w:t>Dissertation D4 (40 %) sur l’extrait du roman à déterminer.</w:t>
            </w:r>
          </w:p>
          <w:p w14:paraId="37456ABA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D1C3A35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sz w:val="20"/>
                <w:szCs w:val="20"/>
              </w:rPr>
              <w:t>Terminer la rédaction de la dissertation D4</w:t>
            </w:r>
          </w:p>
          <w:p w14:paraId="3EF1FEE3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CC1936" w14:textId="77777777" w:rsidR="008663AA" w:rsidRPr="008663AA" w:rsidRDefault="008663AA" w:rsidP="008663AA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8663AA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>Envoyer la dissertation D4 par Teams au plus tard à 23h59 le 14 décembre</w:t>
            </w:r>
          </w:p>
          <w:p w14:paraId="04F02927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76C4D" w14:textId="77777777" w:rsidR="008663AA" w:rsidRPr="008663AA" w:rsidRDefault="008663AA" w:rsidP="008663A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395CD1C4" w14:textId="77777777" w:rsidR="008663AA" w:rsidRDefault="008663AA" w:rsidP="008663AA"/>
    <w:p w14:paraId="38E82B23" w14:textId="77777777" w:rsidR="008663AA" w:rsidRDefault="008663AA" w:rsidP="008663AA"/>
    <w:bookmarkEnd w:id="4"/>
    <w:p w14:paraId="3D482F4E" w14:textId="77777777" w:rsidR="000B6405" w:rsidRPr="009E6F19" w:rsidRDefault="000B6405" w:rsidP="009E6F19">
      <w:pPr>
        <w:rPr>
          <w:rFonts w:ascii="Times New Roman" w:hAnsi="Times New Roman" w:cs="Times New Roman"/>
          <w:sz w:val="20"/>
          <w:szCs w:val="20"/>
        </w:rPr>
      </w:pPr>
    </w:p>
    <w:p w14:paraId="0D4DE14A" w14:textId="34D8C4A5" w:rsidR="00932D7E" w:rsidRPr="009E6F19" w:rsidRDefault="00932D7E" w:rsidP="000B640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6F19">
        <w:rPr>
          <w:rFonts w:ascii="Times New Roman" w:hAnsi="Times New Roman" w:cs="Times New Roman"/>
          <w:b/>
          <w:bCs/>
          <w:sz w:val="20"/>
          <w:szCs w:val="20"/>
        </w:rPr>
        <w:t>Quelques ressources du Cégep André-Laurendeau</w:t>
      </w:r>
    </w:p>
    <w:p w14:paraId="7FC88B8D" w14:textId="77777777" w:rsidR="00932D7E" w:rsidRPr="009E6F19" w:rsidRDefault="00932D7E" w:rsidP="00932D7E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4B9E9EDA" w14:textId="77777777" w:rsidR="00932D7E" w:rsidRPr="009E6F19" w:rsidRDefault="00932D7E" w:rsidP="00932D7E">
      <w:pPr>
        <w:rPr>
          <w:rFonts w:ascii="Times New Roman" w:hAnsi="Times New Roman" w:cs="Times New Roman"/>
          <w:bCs/>
          <w:sz w:val="20"/>
          <w:szCs w:val="20"/>
        </w:rPr>
      </w:pPr>
      <w:r w:rsidRPr="009E6F19">
        <w:rPr>
          <w:rFonts w:ascii="Times New Roman" w:hAnsi="Times New Roman" w:cs="Times New Roman"/>
          <w:b/>
          <w:bCs/>
          <w:sz w:val="20"/>
          <w:szCs w:val="20"/>
        </w:rPr>
        <w:t>-CAF : Centre d’Aide en Français</w:t>
      </w:r>
      <w:r w:rsidRPr="009E6F19">
        <w:rPr>
          <w:rFonts w:ascii="Times New Roman" w:hAnsi="Times New Roman" w:cs="Times New Roman"/>
          <w:bCs/>
          <w:sz w:val="20"/>
          <w:szCs w:val="20"/>
        </w:rPr>
        <w:t>. Sept rencontres de 50 minutes durant la session. Permet d’accélérer et de bonifier les apprentissages.</w:t>
      </w:r>
    </w:p>
    <w:p w14:paraId="1F40EA23" w14:textId="77777777" w:rsidR="00932D7E" w:rsidRPr="009E6F19" w:rsidRDefault="00932D7E" w:rsidP="00932D7E">
      <w:pPr>
        <w:rPr>
          <w:rFonts w:ascii="Times New Roman" w:hAnsi="Times New Roman" w:cs="Times New Roman"/>
          <w:sz w:val="20"/>
          <w:szCs w:val="20"/>
        </w:rPr>
      </w:pPr>
      <w:r w:rsidRPr="009E6F19">
        <w:rPr>
          <w:rFonts w:ascii="Times New Roman" w:hAnsi="Times New Roman" w:cs="Times New Roman"/>
          <w:sz w:val="20"/>
          <w:szCs w:val="20"/>
        </w:rPr>
        <w:t>-</w:t>
      </w:r>
      <w:r w:rsidRPr="009E6F19">
        <w:rPr>
          <w:rFonts w:ascii="Times New Roman" w:hAnsi="Times New Roman" w:cs="Times New Roman"/>
          <w:sz w:val="20"/>
          <w:szCs w:val="20"/>
          <w:highlight w:val="yellow"/>
        </w:rPr>
        <w:t>Etudiantcollegial.claurendeau.qc.ca/</w:t>
      </w:r>
      <w:proofErr w:type="spellStart"/>
      <w:r w:rsidRPr="009E6F19">
        <w:rPr>
          <w:rFonts w:ascii="Times New Roman" w:hAnsi="Times New Roman" w:cs="Times New Roman"/>
          <w:sz w:val="20"/>
          <w:szCs w:val="20"/>
          <w:highlight w:val="yellow"/>
        </w:rPr>
        <w:t>centresdaide</w:t>
      </w:r>
      <w:proofErr w:type="spellEnd"/>
    </w:p>
    <w:p w14:paraId="2ABCC541" w14:textId="77777777" w:rsidR="00932D7E" w:rsidRPr="009E6F19" w:rsidRDefault="00932D7E" w:rsidP="00932D7E">
      <w:pPr>
        <w:rPr>
          <w:rFonts w:ascii="Times New Roman" w:hAnsi="Times New Roman" w:cs="Times New Roman"/>
          <w:sz w:val="20"/>
          <w:szCs w:val="20"/>
        </w:rPr>
      </w:pPr>
    </w:p>
    <w:p w14:paraId="26E81858" w14:textId="77777777" w:rsidR="00932D7E" w:rsidRPr="009E6F19" w:rsidRDefault="00932D7E" w:rsidP="00932D7E">
      <w:pPr>
        <w:rPr>
          <w:rFonts w:ascii="Times New Roman" w:hAnsi="Times New Roman" w:cs="Times New Roman"/>
          <w:sz w:val="20"/>
          <w:szCs w:val="20"/>
        </w:rPr>
      </w:pPr>
      <w:r w:rsidRPr="009E6F19">
        <w:rPr>
          <w:rFonts w:ascii="Times New Roman" w:hAnsi="Times New Roman" w:cs="Times New Roman"/>
          <w:b/>
          <w:bCs/>
          <w:sz w:val="20"/>
          <w:szCs w:val="20"/>
        </w:rPr>
        <w:t xml:space="preserve">-SAIDE : Services adaptés </w:t>
      </w:r>
      <w:r w:rsidRPr="009E6F19">
        <w:rPr>
          <w:rFonts w:ascii="Times New Roman" w:hAnsi="Times New Roman" w:cs="Times New Roman"/>
          <w:sz w:val="20"/>
          <w:szCs w:val="20"/>
        </w:rPr>
        <w:t>: dyslexie, dysorthographie, trouble de l’attention, anxiété…</w:t>
      </w:r>
    </w:p>
    <w:p w14:paraId="30FAB79E" w14:textId="77777777" w:rsidR="00932D7E" w:rsidRPr="009E6F19" w:rsidRDefault="00932D7E" w:rsidP="00932D7E">
      <w:pPr>
        <w:rPr>
          <w:rFonts w:ascii="Times New Roman" w:hAnsi="Times New Roman" w:cs="Times New Roman"/>
          <w:sz w:val="20"/>
          <w:szCs w:val="20"/>
        </w:rPr>
      </w:pPr>
      <w:r w:rsidRPr="009E6F19">
        <w:rPr>
          <w:rFonts w:ascii="Times New Roman" w:hAnsi="Times New Roman" w:cs="Times New Roman"/>
          <w:sz w:val="20"/>
          <w:szCs w:val="20"/>
          <w:highlight w:val="yellow"/>
        </w:rPr>
        <w:t>-Etudiantcollegial.claurendeau.qc.ca/SAIDE</w:t>
      </w:r>
    </w:p>
    <w:p w14:paraId="1D630576" w14:textId="77777777" w:rsidR="00932D7E" w:rsidRPr="009E6F19" w:rsidRDefault="00932D7E" w:rsidP="00932D7E">
      <w:pPr>
        <w:rPr>
          <w:rFonts w:ascii="Times New Roman" w:hAnsi="Times New Roman" w:cs="Times New Roman"/>
          <w:sz w:val="20"/>
          <w:szCs w:val="20"/>
        </w:rPr>
      </w:pPr>
    </w:p>
    <w:p w14:paraId="638F2111" w14:textId="77777777" w:rsidR="00932D7E" w:rsidRPr="009E6F19" w:rsidRDefault="00932D7E" w:rsidP="00932D7E">
      <w:pPr>
        <w:pStyle w:val="xxmsonormal"/>
        <w:shd w:val="clear" w:color="auto" w:fill="FFFFFF"/>
        <w:spacing w:before="0" w:beforeAutospacing="0" w:after="0" w:afterAutospacing="0"/>
        <w:rPr>
          <w:b/>
          <w:sz w:val="20"/>
          <w:szCs w:val="20"/>
          <w:bdr w:val="none" w:sz="0" w:space="0" w:color="auto" w:frame="1"/>
        </w:rPr>
      </w:pPr>
      <w:r w:rsidRPr="009E6F19">
        <w:rPr>
          <w:b/>
          <w:sz w:val="20"/>
          <w:szCs w:val="20"/>
          <w:bdr w:val="none" w:sz="0" w:space="0" w:color="auto" w:frame="1"/>
        </w:rPr>
        <w:t>-Services informatiques :</w:t>
      </w:r>
    </w:p>
    <w:p w14:paraId="04F46784" w14:textId="77777777" w:rsidR="00932D7E" w:rsidRPr="009E6F19" w:rsidRDefault="00932D7E" w:rsidP="00932D7E">
      <w:pPr>
        <w:pStyle w:val="xxmsonormal"/>
        <w:shd w:val="clear" w:color="auto" w:fill="FFFFFF"/>
        <w:spacing w:before="0" w:beforeAutospacing="0" w:after="0" w:afterAutospacing="0"/>
        <w:rPr>
          <w:rFonts w:ascii="Calibri" w:hAnsi="Calibri" w:cs="Calibri"/>
          <w:color w:val="1F497D"/>
          <w:sz w:val="20"/>
          <w:szCs w:val="20"/>
          <w:bdr w:val="none" w:sz="0" w:space="0" w:color="auto" w:frame="1"/>
        </w:rPr>
      </w:pPr>
    </w:p>
    <w:p w14:paraId="2F33DA5E" w14:textId="77777777" w:rsidR="00932D7E" w:rsidRPr="00BB05FC" w:rsidRDefault="004356F8" w:rsidP="00932D7E">
      <w:pPr>
        <w:pStyle w:val="xxmsonormal"/>
        <w:shd w:val="clear" w:color="auto" w:fill="FFFFFF"/>
        <w:spacing w:before="0" w:beforeAutospacing="0" w:after="0" w:afterAutospacing="0"/>
        <w:rPr>
          <w:color w:val="201F1E"/>
          <w:sz w:val="20"/>
          <w:szCs w:val="20"/>
          <w:highlight w:val="yellow"/>
        </w:rPr>
      </w:pPr>
      <w:hyperlink r:id="rId19" w:tgtFrame="_blank" w:history="1">
        <w:r w:rsidR="00932D7E" w:rsidRPr="00BB05FC">
          <w:rPr>
            <w:rStyle w:val="Lienhypertexte"/>
            <w:sz w:val="20"/>
            <w:szCs w:val="20"/>
            <w:highlight w:val="yellow"/>
            <w:bdr w:val="none" w:sz="0" w:space="0" w:color="auto" w:frame="1"/>
          </w:rPr>
          <w:t>https://claurendeau.sharepoint.com/sites/Intranet/TI/SitePages/Accueil.aspx?web=1</w:t>
        </w:r>
      </w:hyperlink>
    </w:p>
    <w:p w14:paraId="734D1074" w14:textId="77777777" w:rsidR="00932D7E" w:rsidRPr="00BB05FC" w:rsidRDefault="00932D7E" w:rsidP="00932D7E">
      <w:pPr>
        <w:pStyle w:val="xxmsonormal"/>
        <w:shd w:val="clear" w:color="auto" w:fill="FFFFFF"/>
        <w:spacing w:before="0" w:beforeAutospacing="0" w:after="0" w:afterAutospacing="0"/>
        <w:rPr>
          <w:color w:val="201F1E"/>
          <w:sz w:val="20"/>
          <w:szCs w:val="20"/>
          <w:highlight w:val="yellow"/>
        </w:rPr>
      </w:pPr>
      <w:r w:rsidRPr="00BB05FC">
        <w:rPr>
          <w:color w:val="201F1E"/>
          <w:sz w:val="20"/>
          <w:szCs w:val="20"/>
          <w:highlight w:val="yellow"/>
        </w:rPr>
        <w:t> </w:t>
      </w:r>
    </w:p>
    <w:p w14:paraId="6E7D16D7" w14:textId="77777777" w:rsidR="00932D7E" w:rsidRPr="009E6F19" w:rsidRDefault="004356F8" w:rsidP="00932D7E">
      <w:pPr>
        <w:pStyle w:val="xxmsonormal"/>
        <w:shd w:val="clear" w:color="auto" w:fill="FFFFFF"/>
        <w:spacing w:before="0" w:beforeAutospacing="0" w:after="0" w:afterAutospacing="0"/>
        <w:rPr>
          <w:color w:val="201F1E"/>
          <w:sz w:val="20"/>
          <w:szCs w:val="20"/>
        </w:rPr>
      </w:pPr>
      <w:hyperlink r:id="rId20" w:tgtFrame="_blank" w:history="1">
        <w:r w:rsidR="00932D7E" w:rsidRPr="00BB05FC">
          <w:rPr>
            <w:rStyle w:val="Lienhypertexte"/>
            <w:sz w:val="20"/>
            <w:szCs w:val="20"/>
            <w:highlight w:val="yellow"/>
            <w:bdr w:val="none" w:sz="0" w:space="0" w:color="auto" w:frame="1"/>
          </w:rPr>
          <w:t>http://etudiantcollegial.claurendeau.qc.ca/service-des-technologies-de-linformation/</w:t>
        </w:r>
      </w:hyperlink>
    </w:p>
    <w:p w14:paraId="4FE23B1A" w14:textId="77777777" w:rsidR="00932D7E" w:rsidRPr="009E6F19" w:rsidRDefault="00932D7E" w:rsidP="00932D7E">
      <w:pPr>
        <w:pStyle w:val="xxmsonormal"/>
        <w:shd w:val="clear" w:color="auto" w:fill="FFFFFF"/>
        <w:spacing w:before="0" w:beforeAutospacing="0" w:after="0" w:afterAutospacing="0"/>
        <w:rPr>
          <w:color w:val="201F1E"/>
          <w:sz w:val="20"/>
          <w:szCs w:val="20"/>
        </w:rPr>
      </w:pPr>
      <w:r w:rsidRPr="009E6F19">
        <w:rPr>
          <w:rFonts w:ascii="Calibri" w:hAnsi="Calibri" w:cs="Calibri"/>
          <w:color w:val="1F497D"/>
          <w:sz w:val="20"/>
          <w:szCs w:val="20"/>
          <w:bdr w:val="none" w:sz="0" w:space="0" w:color="auto" w:frame="1"/>
        </w:rPr>
        <w:t> </w:t>
      </w:r>
    </w:p>
    <w:p w14:paraId="3217DCC7" w14:textId="77777777" w:rsidR="00932D7E" w:rsidRPr="009E6F19" w:rsidRDefault="00932D7E" w:rsidP="00932D7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E6F19">
        <w:rPr>
          <w:rFonts w:ascii="Times New Roman" w:hAnsi="Times New Roman" w:cs="Times New Roman"/>
          <w:b/>
          <w:bCs/>
          <w:sz w:val="20"/>
          <w:szCs w:val="20"/>
        </w:rPr>
        <w:t>-Services aux étudiants</w:t>
      </w:r>
    </w:p>
    <w:p w14:paraId="587D7A02" w14:textId="77777777" w:rsidR="00932D7E" w:rsidRPr="009E6F19" w:rsidRDefault="00932D7E" w:rsidP="00932D7E">
      <w:pPr>
        <w:rPr>
          <w:rFonts w:ascii="Times New Roman" w:hAnsi="Times New Roman" w:cs="Times New Roman"/>
          <w:bCs/>
          <w:sz w:val="20"/>
          <w:szCs w:val="20"/>
        </w:rPr>
      </w:pPr>
      <w:r w:rsidRPr="009E6F19">
        <w:rPr>
          <w:rFonts w:ascii="Times New Roman" w:hAnsi="Times New Roman" w:cs="Times New Roman"/>
          <w:bCs/>
          <w:sz w:val="20"/>
          <w:szCs w:val="20"/>
        </w:rPr>
        <w:t>-Aide Santé psychologique, santé morale…</w:t>
      </w:r>
      <w:r w:rsidRPr="009E6F19">
        <w:rPr>
          <w:rFonts w:ascii="Times New Roman" w:hAnsi="Times New Roman" w:cs="Times New Roman"/>
          <w:sz w:val="20"/>
          <w:szCs w:val="20"/>
          <w:highlight w:val="yellow"/>
        </w:rPr>
        <w:t>Etudiantcollegial.claurendeau.qc.ca/</w:t>
      </w:r>
      <w:proofErr w:type="spellStart"/>
      <w:r w:rsidRPr="009E6F19">
        <w:rPr>
          <w:rFonts w:ascii="Times New Roman" w:hAnsi="Times New Roman" w:cs="Times New Roman"/>
          <w:sz w:val="20"/>
          <w:szCs w:val="20"/>
          <w:highlight w:val="yellow"/>
        </w:rPr>
        <w:t>aidepsy</w:t>
      </w:r>
      <w:proofErr w:type="spellEnd"/>
    </w:p>
    <w:p w14:paraId="60BE9603" w14:textId="77777777" w:rsidR="00932D7E" w:rsidRPr="009E6F19" w:rsidRDefault="00932D7E" w:rsidP="00932D7E">
      <w:pPr>
        <w:rPr>
          <w:rFonts w:ascii="Times New Roman" w:hAnsi="Times New Roman" w:cs="Times New Roman"/>
          <w:sz w:val="20"/>
          <w:szCs w:val="20"/>
        </w:rPr>
      </w:pPr>
      <w:r w:rsidRPr="009E6F19">
        <w:rPr>
          <w:rFonts w:ascii="Times New Roman" w:hAnsi="Times New Roman" w:cs="Times New Roman"/>
          <w:sz w:val="20"/>
          <w:szCs w:val="20"/>
        </w:rPr>
        <w:t>-Aide Financière….</w:t>
      </w:r>
      <w:r w:rsidRPr="009E6F19">
        <w:rPr>
          <w:rFonts w:ascii="Times New Roman" w:hAnsi="Times New Roman" w:cs="Times New Roman"/>
          <w:sz w:val="20"/>
          <w:szCs w:val="20"/>
          <w:highlight w:val="yellow"/>
        </w:rPr>
        <w:t xml:space="preserve"> Etudiantcollegial.claurendeau.qc.ca/</w:t>
      </w:r>
      <w:proofErr w:type="spellStart"/>
      <w:r w:rsidRPr="009E6F19">
        <w:rPr>
          <w:rFonts w:ascii="Times New Roman" w:hAnsi="Times New Roman" w:cs="Times New Roman"/>
          <w:sz w:val="20"/>
          <w:szCs w:val="20"/>
          <w:highlight w:val="yellow"/>
        </w:rPr>
        <w:t>aidefinanciere</w:t>
      </w:r>
      <w:proofErr w:type="spellEnd"/>
    </w:p>
    <w:p w14:paraId="0A8DD187" w14:textId="77777777" w:rsidR="00932D7E" w:rsidRPr="009E6F19" w:rsidRDefault="00932D7E" w:rsidP="00932D7E">
      <w:pPr>
        <w:rPr>
          <w:bCs/>
          <w:sz w:val="20"/>
          <w:szCs w:val="20"/>
        </w:rPr>
      </w:pPr>
      <w:r w:rsidRPr="009E6F19">
        <w:rPr>
          <w:bCs/>
          <w:sz w:val="20"/>
          <w:szCs w:val="20"/>
        </w:rPr>
        <w:t>-…</w:t>
      </w:r>
    </w:p>
    <w:p w14:paraId="43FBDE60" w14:textId="26E3D422" w:rsidR="00CC0ABE" w:rsidRPr="00943013" w:rsidRDefault="00CC0ABE" w:rsidP="00CC0ABE">
      <w:pPr>
        <w:jc w:val="both"/>
        <w:rPr>
          <w:rFonts w:ascii="Times New Roman" w:eastAsia="Book Antiqua" w:hAnsi="Times New Roman" w:cs="Times New Roman"/>
          <w:sz w:val="20"/>
          <w:szCs w:val="20"/>
        </w:rPr>
        <w:sectPr w:rsidR="00CC0ABE" w:rsidRPr="00943013" w:rsidSect="00F66A94">
          <w:footerReference w:type="default" r:id="rId21"/>
          <w:pgSz w:w="12240" w:h="15840"/>
          <w:pgMar w:top="255" w:right="1417" w:bottom="1417" w:left="1417" w:header="709" w:footer="709" w:gutter="0"/>
          <w:cols w:space="708"/>
          <w:docGrid w:linePitch="360"/>
        </w:sectPr>
      </w:pPr>
    </w:p>
    <w:p w14:paraId="308EDE4B" w14:textId="77777777" w:rsidR="00CC0ABE" w:rsidRPr="004910A7" w:rsidRDefault="00CC0ABE" w:rsidP="00CC0ABE">
      <w:pPr>
        <w:jc w:val="right"/>
        <w:rPr>
          <w:rFonts w:ascii="Times New Roman" w:hAnsi="Times New Roman" w:cs="Arial"/>
          <w:b/>
        </w:rPr>
      </w:pPr>
      <w:r w:rsidRPr="004910A7">
        <w:rPr>
          <w:rFonts w:ascii="Times New Roman" w:hAnsi="Times New Roman" w:cs="Arial"/>
          <w:b/>
        </w:rPr>
        <w:lastRenderedPageBreak/>
        <w:t>Annexe 1</w:t>
      </w:r>
    </w:p>
    <w:p w14:paraId="73F2BFC8" w14:textId="77777777" w:rsidR="00CC0ABE" w:rsidRPr="004910A7" w:rsidRDefault="00CC0ABE" w:rsidP="00CC0ABE">
      <w:pPr>
        <w:jc w:val="both"/>
        <w:rPr>
          <w:rFonts w:ascii="Times New Roman" w:hAnsi="Times New Roman" w:cs="Arial"/>
          <w:b/>
          <w:sz w:val="20"/>
          <w:szCs w:val="20"/>
        </w:rPr>
      </w:pPr>
    </w:p>
    <w:p w14:paraId="42B44202" w14:textId="77777777" w:rsidR="00165CA0" w:rsidRPr="006E1CCC" w:rsidRDefault="00165CA0" w:rsidP="00165CA0">
      <w:pPr>
        <w:autoSpaceDE w:val="0"/>
        <w:autoSpaceDN w:val="0"/>
        <w:adjustRightInd w:val="0"/>
        <w:spacing w:line="0" w:lineRule="atLeast"/>
        <w:jc w:val="center"/>
        <w:rPr>
          <w:rFonts w:ascii="Times New Roman" w:hAnsi="Times New Roman"/>
          <w:b/>
        </w:rPr>
      </w:pPr>
      <w:r w:rsidRPr="006E1CCC">
        <w:rPr>
          <w:rFonts w:ascii="Times New Roman" w:hAnsi="Times New Roman"/>
          <w:b/>
        </w:rPr>
        <w:t>Annexe 1</w:t>
      </w:r>
    </w:p>
    <w:p w14:paraId="1855255D" w14:textId="77777777" w:rsidR="00165CA0" w:rsidRPr="006E1CCC" w:rsidRDefault="00165CA0" w:rsidP="00165CA0">
      <w:pPr>
        <w:autoSpaceDE w:val="0"/>
        <w:autoSpaceDN w:val="0"/>
        <w:adjustRightInd w:val="0"/>
        <w:spacing w:line="0" w:lineRule="atLeast"/>
        <w:jc w:val="center"/>
        <w:rPr>
          <w:rFonts w:ascii="Times New Roman" w:hAnsi="Times New Roman"/>
          <w:color w:val="000000"/>
          <w:sz w:val="16"/>
          <w:szCs w:val="16"/>
        </w:rPr>
      </w:pPr>
      <w:r w:rsidRPr="006E1CCC">
        <w:rPr>
          <w:rFonts w:ascii="Times New Roman" w:hAnsi="Times New Roman"/>
          <w:b/>
        </w:rPr>
        <w:t>Grilles de notation en langue</w:t>
      </w:r>
    </w:p>
    <w:tbl>
      <w:tblPr>
        <w:tblStyle w:val="Grilledutableau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10"/>
        <w:gridCol w:w="968"/>
        <w:gridCol w:w="236"/>
        <w:gridCol w:w="1009"/>
        <w:gridCol w:w="992"/>
      </w:tblGrid>
      <w:tr w:rsidR="00165CA0" w:rsidRPr="006E1CCC" w14:paraId="7C7FA4B8" w14:textId="77777777" w:rsidTr="00F66A94">
        <w:trPr>
          <w:jc w:val="center"/>
        </w:trPr>
        <w:tc>
          <w:tcPr>
            <w:tcW w:w="4315" w:type="dxa"/>
            <w:gridSpan w:val="5"/>
          </w:tcPr>
          <w:p w14:paraId="15872413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  <w:r w:rsidRPr="006E1CCC">
              <w:rPr>
                <w:rFonts w:ascii="Times New Roman" w:eastAsia="Times New Roman" w:hAnsi="Times New Roman"/>
                <w:b/>
                <w:lang w:val="fr-FR" w:eastAsia="fr-FR"/>
              </w:rPr>
              <w:t>Pour un texte de 600 mots</w:t>
            </w:r>
          </w:p>
        </w:tc>
      </w:tr>
      <w:tr w:rsidR="00165CA0" w:rsidRPr="006E1CCC" w14:paraId="07B3EAA0" w14:textId="77777777" w:rsidTr="00F66A94">
        <w:trPr>
          <w:jc w:val="center"/>
        </w:trPr>
        <w:tc>
          <w:tcPr>
            <w:tcW w:w="1110" w:type="dxa"/>
            <w:vAlign w:val="bottom"/>
          </w:tcPr>
          <w:p w14:paraId="47DF3369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i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i/>
                <w:color w:val="000000"/>
                <w:lang w:val="fr-FR"/>
              </w:rPr>
              <w:t>Nombre d’erreurs</w:t>
            </w:r>
          </w:p>
        </w:tc>
        <w:tc>
          <w:tcPr>
            <w:tcW w:w="968" w:type="dxa"/>
            <w:tcBorders>
              <w:bottom w:val="single" w:sz="4" w:space="0" w:color="auto"/>
            </w:tcBorders>
            <w:vAlign w:val="bottom"/>
          </w:tcPr>
          <w:p w14:paraId="58C413B1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i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i/>
                <w:color w:val="000000"/>
                <w:lang w:val="fr-FR"/>
              </w:rPr>
              <w:t>Note /80</w:t>
            </w:r>
          </w:p>
        </w:tc>
        <w:tc>
          <w:tcPr>
            <w:tcW w:w="236" w:type="dxa"/>
            <w:shd w:val="pct12" w:color="auto" w:fill="auto"/>
            <w:vAlign w:val="bottom"/>
          </w:tcPr>
          <w:p w14:paraId="75345141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i/>
                <w:color w:val="000000"/>
                <w:lang w:val="fr-FR"/>
              </w:rPr>
            </w:pPr>
          </w:p>
        </w:tc>
        <w:tc>
          <w:tcPr>
            <w:tcW w:w="1009" w:type="dxa"/>
            <w:vAlign w:val="bottom"/>
          </w:tcPr>
          <w:p w14:paraId="731E104A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i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i/>
                <w:color w:val="000000"/>
                <w:lang w:val="fr-FR"/>
              </w:rPr>
              <w:t>Nombre d’erreurs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bottom"/>
          </w:tcPr>
          <w:p w14:paraId="6363D374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i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i/>
                <w:color w:val="000000"/>
                <w:lang w:val="fr-FR"/>
              </w:rPr>
              <w:t>Note /80</w:t>
            </w:r>
          </w:p>
        </w:tc>
      </w:tr>
      <w:tr w:rsidR="00165CA0" w:rsidRPr="006E1CCC" w14:paraId="0F7BB284" w14:textId="77777777" w:rsidTr="00F66A94">
        <w:trPr>
          <w:jc w:val="center"/>
        </w:trPr>
        <w:tc>
          <w:tcPr>
            <w:tcW w:w="1110" w:type="dxa"/>
            <w:vAlign w:val="bottom"/>
          </w:tcPr>
          <w:p w14:paraId="1C3CBBAB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0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0F843CB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80.0</w:t>
            </w:r>
          </w:p>
        </w:tc>
        <w:tc>
          <w:tcPr>
            <w:tcW w:w="236" w:type="dxa"/>
            <w:shd w:val="pct12" w:color="auto" w:fill="auto"/>
          </w:tcPr>
          <w:p w14:paraId="2F4DB730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53796A41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37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EE13D4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39.2</w:t>
            </w:r>
          </w:p>
        </w:tc>
      </w:tr>
      <w:tr w:rsidR="00165CA0" w:rsidRPr="006E1CCC" w14:paraId="6F21A998" w14:textId="77777777" w:rsidTr="00F66A94">
        <w:trPr>
          <w:jc w:val="center"/>
        </w:trPr>
        <w:tc>
          <w:tcPr>
            <w:tcW w:w="1110" w:type="dxa"/>
            <w:vAlign w:val="bottom"/>
          </w:tcPr>
          <w:p w14:paraId="177C273B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1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0F9BB88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78.9</w:t>
            </w:r>
          </w:p>
        </w:tc>
        <w:tc>
          <w:tcPr>
            <w:tcW w:w="236" w:type="dxa"/>
            <w:shd w:val="pct12" w:color="auto" w:fill="auto"/>
          </w:tcPr>
          <w:p w14:paraId="579C139E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19A96B9E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38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392505D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38.1</w:t>
            </w:r>
          </w:p>
        </w:tc>
      </w:tr>
      <w:tr w:rsidR="00165CA0" w:rsidRPr="006E1CCC" w14:paraId="6051B753" w14:textId="77777777" w:rsidTr="00F66A94">
        <w:trPr>
          <w:jc w:val="center"/>
        </w:trPr>
        <w:tc>
          <w:tcPr>
            <w:tcW w:w="1110" w:type="dxa"/>
            <w:vAlign w:val="bottom"/>
          </w:tcPr>
          <w:p w14:paraId="797413B1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2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52467A8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77.8</w:t>
            </w:r>
          </w:p>
        </w:tc>
        <w:tc>
          <w:tcPr>
            <w:tcW w:w="236" w:type="dxa"/>
            <w:shd w:val="pct12" w:color="auto" w:fill="auto"/>
          </w:tcPr>
          <w:p w14:paraId="10A989B3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531460A2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39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CC0111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37.0</w:t>
            </w:r>
          </w:p>
        </w:tc>
      </w:tr>
      <w:tr w:rsidR="00165CA0" w:rsidRPr="006E1CCC" w14:paraId="02B1528C" w14:textId="77777777" w:rsidTr="00F66A94">
        <w:trPr>
          <w:jc w:val="center"/>
        </w:trPr>
        <w:tc>
          <w:tcPr>
            <w:tcW w:w="1110" w:type="dxa"/>
            <w:vAlign w:val="bottom"/>
          </w:tcPr>
          <w:p w14:paraId="39F2D64D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3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4141812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76.7</w:t>
            </w:r>
          </w:p>
        </w:tc>
        <w:tc>
          <w:tcPr>
            <w:tcW w:w="236" w:type="dxa"/>
            <w:shd w:val="pct12" w:color="auto" w:fill="auto"/>
          </w:tcPr>
          <w:p w14:paraId="01EC4B0D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6107E366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40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ABAA4F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35.9</w:t>
            </w:r>
          </w:p>
        </w:tc>
      </w:tr>
      <w:tr w:rsidR="00165CA0" w:rsidRPr="006E1CCC" w14:paraId="3ED10405" w14:textId="77777777" w:rsidTr="00F66A94">
        <w:trPr>
          <w:jc w:val="center"/>
        </w:trPr>
        <w:tc>
          <w:tcPr>
            <w:tcW w:w="1110" w:type="dxa"/>
            <w:vAlign w:val="bottom"/>
          </w:tcPr>
          <w:p w14:paraId="67B88106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4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C3ABDEB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75.6</w:t>
            </w:r>
          </w:p>
        </w:tc>
        <w:tc>
          <w:tcPr>
            <w:tcW w:w="236" w:type="dxa"/>
            <w:shd w:val="pct12" w:color="auto" w:fill="auto"/>
          </w:tcPr>
          <w:p w14:paraId="649498B7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33B39519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41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6BBA26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34.8</w:t>
            </w:r>
          </w:p>
        </w:tc>
      </w:tr>
      <w:tr w:rsidR="00165CA0" w:rsidRPr="006E1CCC" w14:paraId="2EA198BD" w14:textId="77777777" w:rsidTr="00F66A94">
        <w:trPr>
          <w:jc w:val="center"/>
        </w:trPr>
        <w:tc>
          <w:tcPr>
            <w:tcW w:w="1110" w:type="dxa"/>
            <w:vAlign w:val="bottom"/>
          </w:tcPr>
          <w:p w14:paraId="739400D7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5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FF12DD2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74.5</w:t>
            </w:r>
          </w:p>
        </w:tc>
        <w:tc>
          <w:tcPr>
            <w:tcW w:w="236" w:type="dxa"/>
            <w:shd w:val="pct12" w:color="auto" w:fill="auto"/>
          </w:tcPr>
          <w:p w14:paraId="3277928E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303E0D15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42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889AA5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33.7</w:t>
            </w:r>
          </w:p>
        </w:tc>
      </w:tr>
      <w:tr w:rsidR="00165CA0" w:rsidRPr="006E1CCC" w14:paraId="7AB57FDA" w14:textId="77777777" w:rsidTr="00F66A94">
        <w:trPr>
          <w:jc w:val="center"/>
        </w:trPr>
        <w:tc>
          <w:tcPr>
            <w:tcW w:w="1110" w:type="dxa"/>
            <w:vAlign w:val="bottom"/>
          </w:tcPr>
          <w:p w14:paraId="086D5A9D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6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639E53E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73.4</w:t>
            </w:r>
          </w:p>
        </w:tc>
        <w:tc>
          <w:tcPr>
            <w:tcW w:w="236" w:type="dxa"/>
            <w:shd w:val="pct12" w:color="auto" w:fill="auto"/>
          </w:tcPr>
          <w:p w14:paraId="561C5BCE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18FAD756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43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A23CE7D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32.6</w:t>
            </w:r>
          </w:p>
        </w:tc>
      </w:tr>
      <w:tr w:rsidR="00165CA0" w:rsidRPr="006E1CCC" w14:paraId="04D9C358" w14:textId="77777777" w:rsidTr="00F66A94">
        <w:trPr>
          <w:jc w:val="center"/>
        </w:trPr>
        <w:tc>
          <w:tcPr>
            <w:tcW w:w="1110" w:type="dxa"/>
            <w:vAlign w:val="bottom"/>
          </w:tcPr>
          <w:p w14:paraId="1FF6C45C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7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8D7C221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72.3</w:t>
            </w:r>
          </w:p>
        </w:tc>
        <w:tc>
          <w:tcPr>
            <w:tcW w:w="236" w:type="dxa"/>
            <w:shd w:val="pct12" w:color="auto" w:fill="auto"/>
          </w:tcPr>
          <w:p w14:paraId="683F5B7B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61A56250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44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B96EBB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31.5</w:t>
            </w:r>
          </w:p>
        </w:tc>
      </w:tr>
      <w:tr w:rsidR="00165CA0" w:rsidRPr="006E1CCC" w14:paraId="34BA0275" w14:textId="77777777" w:rsidTr="00F66A94">
        <w:trPr>
          <w:jc w:val="center"/>
        </w:trPr>
        <w:tc>
          <w:tcPr>
            <w:tcW w:w="1110" w:type="dxa"/>
            <w:vAlign w:val="bottom"/>
          </w:tcPr>
          <w:p w14:paraId="3127BE6B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8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CC0D23B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71.2</w:t>
            </w:r>
          </w:p>
        </w:tc>
        <w:tc>
          <w:tcPr>
            <w:tcW w:w="236" w:type="dxa"/>
            <w:shd w:val="pct12" w:color="auto" w:fill="auto"/>
          </w:tcPr>
          <w:p w14:paraId="6C4E0696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085F8A94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45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53FA66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30.4</w:t>
            </w:r>
          </w:p>
        </w:tc>
      </w:tr>
      <w:tr w:rsidR="00165CA0" w:rsidRPr="006E1CCC" w14:paraId="259ADE91" w14:textId="77777777" w:rsidTr="00F66A94">
        <w:trPr>
          <w:jc w:val="center"/>
        </w:trPr>
        <w:tc>
          <w:tcPr>
            <w:tcW w:w="1110" w:type="dxa"/>
            <w:vAlign w:val="bottom"/>
          </w:tcPr>
          <w:p w14:paraId="5EFD0F74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9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D46C3E3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70.1</w:t>
            </w:r>
          </w:p>
        </w:tc>
        <w:tc>
          <w:tcPr>
            <w:tcW w:w="236" w:type="dxa"/>
            <w:shd w:val="pct12" w:color="auto" w:fill="auto"/>
          </w:tcPr>
          <w:p w14:paraId="0ED5A0C7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3485A672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46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4F2714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29.3</w:t>
            </w:r>
          </w:p>
        </w:tc>
      </w:tr>
      <w:tr w:rsidR="00165CA0" w:rsidRPr="006E1CCC" w14:paraId="11B75181" w14:textId="77777777" w:rsidTr="00F66A94">
        <w:trPr>
          <w:jc w:val="center"/>
        </w:trPr>
        <w:tc>
          <w:tcPr>
            <w:tcW w:w="1110" w:type="dxa"/>
            <w:vAlign w:val="bottom"/>
          </w:tcPr>
          <w:p w14:paraId="41593246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10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5EA79DB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69.0</w:t>
            </w:r>
          </w:p>
        </w:tc>
        <w:tc>
          <w:tcPr>
            <w:tcW w:w="236" w:type="dxa"/>
            <w:shd w:val="pct12" w:color="auto" w:fill="auto"/>
          </w:tcPr>
          <w:p w14:paraId="5F51728A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52A409E0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47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1BA5DF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28.2</w:t>
            </w:r>
          </w:p>
        </w:tc>
      </w:tr>
      <w:tr w:rsidR="00165CA0" w:rsidRPr="006E1CCC" w14:paraId="5DA3639A" w14:textId="77777777" w:rsidTr="00F66A94">
        <w:trPr>
          <w:jc w:val="center"/>
        </w:trPr>
        <w:tc>
          <w:tcPr>
            <w:tcW w:w="1110" w:type="dxa"/>
            <w:vAlign w:val="bottom"/>
          </w:tcPr>
          <w:p w14:paraId="40BE6E25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11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49468B1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67.9</w:t>
            </w:r>
          </w:p>
        </w:tc>
        <w:tc>
          <w:tcPr>
            <w:tcW w:w="236" w:type="dxa"/>
            <w:shd w:val="pct12" w:color="auto" w:fill="auto"/>
          </w:tcPr>
          <w:p w14:paraId="2C8133AE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73A86AD5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48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17584E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27.1</w:t>
            </w:r>
          </w:p>
        </w:tc>
      </w:tr>
      <w:tr w:rsidR="00165CA0" w:rsidRPr="006E1CCC" w14:paraId="7EDE0F9E" w14:textId="77777777" w:rsidTr="00F66A94">
        <w:trPr>
          <w:jc w:val="center"/>
        </w:trPr>
        <w:tc>
          <w:tcPr>
            <w:tcW w:w="1110" w:type="dxa"/>
            <w:vAlign w:val="bottom"/>
          </w:tcPr>
          <w:p w14:paraId="6030FEC8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12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2AB37D1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66.8</w:t>
            </w:r>
          </w:p>
        </w:tc>
        <w:tc>
          <w:tcPr>
            <w:tcW w:w="236" w:type="dxa"/>
            <w:shd w:val="pct12" w:color="auto" w:fill="auto"/>
          </w:tcPr>
          <w:p w14:paraId="0D891BC1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5FFA71E2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49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EFE2D7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26.0</w:t>
            </w:r>
          </w:p>
        </w:tc>
      </w:tr>
      <w:tr w:rsidR="00165CA0" w:rsidRPr="006E1CCC" w14:paraId="0350387F" w14:textId="77777777" w:rsidTr="00F66A94">
        <w:trPr>
          <w:jc w:val="center"/>
        </w:trPr>
        <w:tc>
          <w:tcPr>
            <w:tcW w:w="1110" w:type="dxa"/>
            <w:vAlign w:val="bottom"/>
          </w:tcPr>
          <w:p w14:paraId="280A2579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13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84C5D36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65.7</w:t>
            </w:r>
          </w:p>
        </w:tc>
        <w:tc>
          <w:tcPr>
            <w:tcW w:w="236" w:type="dxa"/>
            <w:shd w:val="pct12" w:color="auto" w:fill="auto"/>
          </w:tcPr>
          <w:p w14:paraId="14A0BAAF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75268BC9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CD9168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24.9</w:t>
            </w:r>
          </w:p>
        </w:tc>
      </w:tr>
      <w:tr w:rsidR="00165CA0" w:rsidRPr="006E1CCC" w14:paraId="772D6B7A" w14:textId="77777777" w:rsidTr="00F66A94">
        <w:trPr>
          <w:jc w:val="center"/>
        </w:trPr>
        <w:tc>
          <w:tcPr>
            <w:tcW w:w="1110" w:type="dxa"/>
            <w:vAlign w:val="bottom"/>
          </w:tcPr>
          <w:p w14:paraId="37942153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14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8CF480B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64.6</w:t>
            </w:r>
          </w:p>
        </w:tc>
        <w:tc>
          <w:tcPr>
            <w:tcW w:w="236" w:type="dxa"/>
            <w:shd w:val="pct12" w:color="auto" w:fill="auto"/>
          </w:tcPr>
          <w:p w14:paraId="530BA523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00CB1313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51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A76DD6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23.7</w:t>
            </w:r>
          </w:p>
        </w:tc>
      </w:tr>
      <w:tr w:rsidR="00165CA0" w:rsidRPr="006E1CCC" w14:paraId="4B81F83F" w14:textId="77777777" w:rsidTr="00F66A94">
        <w:trPr>
          <w:jc w:val="center"/>
        </w:trPr>
        <w:tc>
          <w:tcPr>
            <w:tcW w:w="1110" w:type="dxa"/>
            <w:vAlign w:val="bottom"/>
          </w:tcPr>
          <w:p w14:paraId="248130A1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15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B3351C1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63.5</w:t>
            </w:r>
          </w:p>
        </w:tc>
        <w:tc>
          <w:tcPr>
            <w:tcW w:w="236" w:type="dxa"/>
            <w:shd w:val="pct12" w:color="auto" w:fill="auto"/>
          </w:tcPr>
          <w:p w14:paraId="4AD4149B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452760B0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52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B52CBD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22.6</w:t>
            </w:r>
          </w:p>
        </w:tc>
      </w:tr>
      <w:tr w:rsidR="00165CA0" w:rsidRPr="006E1CCC" w14:paraId="36BD9947" w14:textId="77777777" w:rsidTr="00F66A94">
        <w:trPr>
          <w:jc w:val="center"/>
        </w:trPr>
        <w:tc>
          <w:tcPr>
            <w:tcW w:w="1110" w:type="dxa"/>
            <w:vAlign w:val="bottom"/>
          </w:tcPr>
          <w:p w14:paraId="541D5B75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16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54A77CA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62.4</w:t>
            </w:r>
          </w:p>
        </w:tc>
        <w:tc>
          <w:tcPr>
            <w:tcW w:w="236" w:type="dxa"/>
            <w:shd w:val="pct12" w:color="auto" w:fill="auto"/>
          </w:tcPr>
          <w:p w14:paraId="14E24386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47451591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53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5923C2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21.5</w:t>
            </w:r>
          </w:p>
        </w:tc>
      </w:tr>
      <w:tr w:rsidR="00165CA0" w:rsidRPr="006E1CCC" w14:paraId="11423676" w14:textId="77777777" w:rsidTr="00F66A94">
        <w:trPr>
          <w:jc w:val="center"/>
        </w:trPr>
        <w:tc>
          <w:tcPr>
            <w:tcW w:w="1110" w:type="dxa"/>
            <w:vAlign w:val="bottom"/>
          </w:tcPr>
          <w:p w14:paraId="22ADFD6E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17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7E02720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61.2</w:t>
            </w:r>
          </w:p>
        </w:tc>
        <w:tc>
          <w:tcPr>
            <w:tcW w:w="236" w:type="dxa"/>
            <w:shd w:val="pct12" w:color="auto" w:fill="auto"/>
          </w:tcPr>
          <w:p w14:paraId="3D49B903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504B7F61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54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629D87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20.4</w:t>
            </w:r>
          </w:p>
        </w:tc>
      </w:tr>
      <w:tr w:rsidR="00165CA0" w:rsidRPr="006E1CCC" w14:paraId="2CF608E3" w14:textId="77777777" w:rsidTr="00F66A94">
        <w:trPr>
          <w:jc w:val="center"/>
        </w:trPr>
        <w:tc>
          <w:tcPr>
            <w:tcW w:w="1110" w:type="dxa"/>
            <w:vAlign w:val="bottom"/>
          </w:tcPr>
          <w:p w14:paraId="34300E6E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18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2A66954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60.1</w:t>
            </w:r>
          </w:p>
        </w:tc>
        <w:tc>
          <w:tcPr>
            <w:tcW w:w="236" w:type="dxa"/>
            <w:shd w:val="pct12" w:color="auto" w:fill="auto"/>
          </w:tcPr>
          <w:p w14:paraId="35238D6A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2FF4E371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55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C627E9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19.3</w:t>
            </w:r>
          </w:p>
        </w:tc>
      </w:tr>
      <w:tr w:rsidR="00165CA0" w:rsidRPr="006E1CCC" w14:paraId="1A585F76" w14:textId="77777777" w:rsidTr="00F66A94">
        <w:trPr>
          <w:jc w:val="center"/>
        </w:trPr>
        <w:tc>
          <w:tcPr>
            <w:tcW w:w="1110" w:type="dxa"/>
            <w:vAlign w:val="bottom"/>
          </w:tcPr>
          <w:p w14:paraId="75BFADE0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19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57E5A2B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59.0</w:t>
            </w:r>
          </w:p>
        </w:tc>
        <w:tc>
          <w:tcPr>
            <w:tcW w:w="236" w:type="dxa"/>
            <w:shd w:val="pct12" w:color="auto" w:fill="auto"/>
          </w:tcPr>
          <w:p w14:paraId="6B55FDC2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5CF4E905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56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9C543C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18.2</w:t>
            </w:r>
          </w:p>
        </w:tc>
      </w:tr>
      <w:tr w:rsidR="00165CA0" w:rsidRPr="006E1CCC" w14:paraId="0DB9B30B" w14:textId="77777777" w:rsidTr="00F66A94">
        <w:trPr>
          <w:jc w:val="center"/>
        </w:trPr>
        <w:tc>
          <w:tcPr>
            <w:tcW w:w="1110" w:type="dxa"/>
            <w:vAlign w:val="bottom"/>
          </w:tcPr>
          <w:p w14:paraId="4B52E74A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20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67FEF47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57.9</w:t>
            </w:r>
          </w:p>
        </w:tc>
        <w:tc>
          <w:tcPr>
            <w:tcW w:w="236" w:type="dxa"/>
            <w:shd w:val="pct12" w:color="auto" w:fill="auto"/>
          </w:tcPr>
          <w:p w14:paraId="350B5820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0F409B98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57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9DD323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17.1</w:t>
            </w:r>
          </w:p>
        </w:tc>
      </w:tr>
      <w:tr w:rsidR="00165CA0" w:rsidRPr="006E1CCC" w14:paraId="52FEAA7D" w14:textId="77777777" w:rsidTr="00F66A94">
        <w:trPr>
          <w:jc w:val="center"/>
        </w:trPr>
        <w:tc>
          <w:tcPr>
            <w:tcW w:w="1110" w:type="dxa"/>
            <w:vAlign w:val="bottom"/>
          </w:tcPr>
          <w:p w14:paraId="281671DB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21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01AB5A1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56.8</w:t>
            </w:r>
          </w:p>
        </w:tc>
        <w:tc>
          <w:tcPr>
            <w:tcW w:w="236" w:type="dxa"/>
            <w:shd w:val="pct12" w:color="auto" w:fill="auto"/>
          </w:tcPr>
          <w:p w14:paraId="1BB69784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46DF5502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58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CCFC7B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16.0</w:t>
            </w:r>
          </w:p>
        </w:tc>
      </w:tr>
      <w:tr w:rsidR="00165CA0" w:rsidRPr="006E1CCC" w14:paraId="42A84A23" w14:textId="77777777" w:rsidTr="00F66A94">
        <w:trPr>
          <w:jc w:val="center"/>
        </w:trPr>
        <w:tc>
          <w:tcPr>
            <w:tcW w:w="1110" w:type="dxa"/>
            <w:vAlign w:val="bottom"/>
          </w:tcPr>
          <w:p w14:paraId="0EDF52E8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22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87C56E3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55.7</w:t>
            </w:r>
          </w:p>
        </w:tc>
        <w:tc>
          <w:tcPr>
            <w:tcW w:w="236" w:type="dxa"/>
            <w:shd w:val="pct12" w:color="auto" w:fill="auto"/>
          </w:tcPr>
          <w:p w14:paraId="451E1CAE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2F3F0D5D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59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F06D92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14.9</w:t>
            </w:r>
          </w:p>
        </w:tc>
      </w:tr>
      <w:tr w:rsidR="00165CA0" w:rsidRPr="006E1CCC" w14:paraId="2E524912" w14:textId="77777777" w:rsidTr="00F66A94">
        <w:trPr>
          <w:jc w:val="center"/>
        </w:trPr>
        <w:tc>
          <w:tcPr>
            <w:tcW w:w="1110" w:type="dxa"/>
            <w:vAlign w:val="bottom"/>
          </w:tcPr>
          <w:p w14:paraId="4D310139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23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C08BFBF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54.6</w:t>
            </w:r>
          </w:p>
        </w:tc>
        <w:tc>
          <w:tcPr>
            <w:tcW w:w="236" w:type="dxa"/>
            <w:shd w:val="pct12" w:color="auto" w:fill="auto"/>
          </w:tcPr>
          <w:p w14:paraId="26B0ECA3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6C72F291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60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D09E36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13.8</w:t>
            </w:r>
          </w:p>
        </w:tc>
      </w:tr>
      <w:tr w:rsidR="00165CA0" w:rsidRPr="006E1CCC" w14:paraId="75258503" w14:textId="77777777" w:rsidTr="00F66A94">
        <w:trPr>
          <w:jc w:val="center"/>
        </w:trPr>
        <w:tc>
          <w:tcPr>
            <w:tcW w:w="1110" w:type="dxa"/>
            <w:vAlign w:val="bottom"/>
          </w:tcPr>
          <w:p w14:paraId="25CA0E02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24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3882DBB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53.5</w:t>
            </w:r>
          </w:p>
        </w:tc>
        <w:tc>
          <w:tcPr>
            <w:tcW w:w="236" w:type="dxa"/>
            <w:shd w:val="pct12" w:color="auto" w:fill="auto"/>
          </w:tcPr>
          <w:p w14:paraId="2A4F31F5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3B3C415F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61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A4AA4A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12.7</w:t>
            </w:r>
          </w:p>
        </w:tc>
      </w:tr>
      <w:tr w:rsidR="00165CA0" w:rsidRPr="006E1CCC" w14:paraId="3C62EE18" w14:textId="77777777" w:rsidTr="00F66A94">
        <w:trPr>
          <w:jc w:val="center"/>
        </w:trPr>
        <w:tc>
          <w:tcPr>
            <w:tcW w:w="1110" w:type="dxa"/>
            <w:vAlign w:val="bottom"/>
          </w:tcPr>
          <w:p w14:paraId="3B6CC3C5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25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69F23D2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52.4</w:t>
            </w:r>
          </w:p>
        </w:tc>
        <w:tc>
          <w:tcPr>
            <w:tcW w:w="236" w:type="dxa"/>
            <w:shd w:val="pct12" w:color="auto" w:fill="auto"/>
          </w:tcPr>
          <w:p w14:paraId="322E2587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2F6277A6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62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94D958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11.6</w:t>
            </w:r>
          </w:p>
        </w:tc>
      </w:tr>
      <w:tr w:rsidR="00165CA0" w:rsidRPr="006E1CCC" w14:paraId="78FD5CDF" w14:textId="77777777" w:rsidTr="00F66A94">
        <w:trPr>
          <w:jc w:val="center"/>
        </w:trPr>
        <w:tc>
          <w:tcPr>
            <w:tcW w:w="1110" w:type="dxa"/>
            <w:vAlign w:val="bottom"/>
          </w:tcPr>
          <w:p w14:paraId="3A54E290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26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58491F7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51.3</w:t>
            </w:r>
          </w:p>
        </w:tc>
        <w:tc>
          <w:tcPr>
            <w:tcW w:w="236" w:type="dxa"/>
            <w:shd w:val="pct12" w:color="auto" w:fill="auto"/>
          </w:tcPr>
          <w:p w14:paraId="29E0A0E6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29896E2C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63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5466ED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10.5</w:t>
            </w:r>
          </w:p>
        </w:tc>
      </w:tr>
      <w:tr w:rsidR="00165CA0" w:rsidRPr="006E1CCC" w14:paraId="1B4B8B02" w14:textId="77777777" w:rsidTr="00F66A94">
        <w:trPr>
          <w:jc w:val="center"/>
        </w:trPr>
        <w:tc>
          <w:tcPr>
            <w:tcW w:w="1110" w:type="dxa"/>
            <w:vAlign w:val="bottom"/>
          </w:tcPr>
          <w:p w14:paraId="2AE0E1DB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27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045585E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50.2</w:t>
            </w:r>
          </w:p>
        </w:tc>
        <w:tc>
          <w:tcPr>
            <w:tcW w:w="236" w:type="dxa"/>
            <w:shd w:val="pct12" w:color="auto" w:fill="auto"/>
          </w:tcPr>
          <w:p w14:paraId="4F5BBE67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0DA44E5C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64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35EEA33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9.4</w:t>
            </w:r>
          </w:p>
        </w:tc>
      </w:tr>
      <w:tr w:rsidR="00165CA0" w:rsidRPr="006E1CCC" w14:paraId="553DCA43" w14:textId="77777777" w:rsidTr="00F66A94">
        <w:trPr>
          <w:jc w:val="center"/>
        </w:trPr>
        <w:tc>
          <w:tcPr>
            <w:tcW w:w="1110" w:type="dxa"/>
            <w:vAlign w:val="bottom"/>
          </w:tcPr>
          <w:p w14:paraId="3C209588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28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9155906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49.1</w:t>
            </w:r>
          </w:p>
        </w:tc>
        <w:tc>
          <w:tcPr>
            <w:tcW w:w="236" w:type="dxa"/>
            <w:shd w:val="pct12" w:color="auto" w:fill="auto"/>
          </w:tcPr>
          <w:p w14:paraId="5305141E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04E1B40B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65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C4C81C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8.3</w:t>
            </w:r>
          </w:p>
        </w:tc>
      </w:tr>
      <w:tr w:rsidR="00165CA0" w:rsidRPr="006E1CCC" w14:paraId="55BDFA69" w14:textId="77777777" w:rsidTr="00F66A94">
        <w:trPr>
          <w:jc w:val="center"/>
        </w:trPr>
        <w:tc>
          <w:tcPr>
            <w:tcW w:w="1110" w:type="dxa"/>
            <w:vAlign w:val="bottom"/>
          </w:tcPr>
          <w:p w14:paraId="3E85625A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29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E1AF3C2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48.0</w:t>
            </w:r>
          </w:p>
        </w:tc>
        <w:tc>
          <w:tcPr>
            <w:tcW w:w="236" w:type="dxa"/>
            <w:shd w:val="pct12" w:color="auto" w:fill="auto"/>
          </w:tcPr>
          <w:p w14:paraId="0B0623E2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059B56BE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66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5B6EFF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7.2</w:t>
            </w:r>
          </w:p>
        </w:tc>
      </w:tr>
      <w:tr w:rsidR="00165CA0" w:rsidRPr="006E1CCC" w14:paraId="1DFFB109" w14:textId="77777777" w:rsidTr="00F66A94">
        <w:trPr>
          <w:jc w:val="center"/>
        </w:trPr>
        <w:tc>
          <w:tcPr>
            <w:tcW w:w="1110" w:type="dxa"/>
            <w:vAlign w:val="bottom"/>
          </w:tcPr>
          <w:p w14:paraId="743C7CD0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30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F8D1C44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46.9</w:t>
            </w:r>
          </w:p>
        </w:tc>
        <w:tc>
          <w:tcPr>
            <w:tcW w:w="236" w:type="dxa"/>
            <w:shd w:val="pct12" w:color="auto" w:fill="auto"/>
          </w:tcPr>
          <w:p w14:paraId="73823B56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662B3BE4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67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3A5782A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6.1</w:t>
            </w:r>
          </w:p>
        </w:tc>
      </w:tr>
      <w:tr w:rsidR="00165CA0" w:rsidRPr="006E1CCC" w14:paraId="2560F6D2" w14:textId="77777777" w:rsidTr="00F66A94">
        <w:trPr>
          <w:jc w:val="center"/>
        </w:trPr>
        <w:tc>
          <w:tcPr>
            <w:tcW w:w="1110" w:type="dxa"/>
            <w:vAlign w:val="bottom"/>
          </w:tcPr>
          <w:p w14:paraId="75376E93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31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A99E21B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45.8</w:t>
            </w:r>
          </w:p>
        </w:tc>
        <w:tc>
          <w:tcPr>
            <w:tcW w:w="236" w:type="dxa"/>
            <w:shd w:val="pct12" w:color="auto" w:fill="auto"/>
          </w:tcPr>
          <w:p w14:paraId="2C840472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5FAB4CB3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68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AA4D36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5.0</w:t>
            </w:r>
          </w:p>
        </w:tc>
      </w:tr>
      <w:tr w:rsidR="00165CA0" w:rsidRPr="006E1CCC" w14:paraId="6FF1D727" w14:textId="77777777" w:rsidTr="00F66A94">
        <w:trPr>
          <w:jc w:val="center"/>
        </w:trPr>
        <w:tc>
          <w:tcPr>
            <w:tcW w:w="1110" w:type="dxa"/>
            <w:vAlign w:val="bottom"/>
          </w:tcPr>
          <w:p w14:paraId="13E9A6D7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32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5B243B3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44.7</w:t>
            </w:r>
          </w:p>
        </w:tc>
        <w:tc>
          <w:tcPr>
            <w:tcW w:w="236" w:type="dxa"/>
            <w:shd w:val="pct12" w:color="auto" w:fill="auto"/>
          </w:tcPr>
          <w:p w14:paraId="22DBE958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69939B19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69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EB20EE2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3.9</w:t>
            </w:r>
          </w:p>
        </w:tc>
      </w:tr>
      <w:tr w:rsidR="00165CA0" w:rsidRPr="006E1CCC" w14:paraId="45921F26" w14:textId="77777777" w:rsidTr="00F66A94">
        <w:trPr>
          <w:jc w:val="center"/>
        </w:trPr>
        <w:tc>
          <w:tcPr>
            <w:tcW w:w="1110" w:type="dxa"/>
            <w:vAlign w:val="bottom"/>
          </w:tcPr>
          <w:p w14:paraId="2BD7F851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33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175E0CBA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43.6</w:t>
            </w:r>
          </w:p>
        </w:tc>
        <w:tc>
          <w:tcPr>
            <w:tcW w:w="236" w:type="dxa"/>
            <w:shd w:val="pct12" w:color="auto" w:fill="auto"/>
          </w:tcPr>
          <w:p w14:paraId="0E1AF21F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3AC74BBB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70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B10ED1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2.8</w:t>
            </w:r>
          </w:p>
        </w:tc>
      </w:tr>
      <w:tr w:rsidR="00165CA0" w:rsidRPr="006E1CCC" w14:paraId="07EBED08" w14:textId="77777777" w:rsidTr="00F66A94">
        <w:trPr>
          <w:jc w:val="center"/>
        </w:trPr>
        <w:tc>
          <w:tcPr>
            <w:tcW w:w="1110" w:type="dxa"/>
            <w:vAlign w:val="bottom"/>
          </w:tcPr>
          <w:p w14:paraId="11C1C9A0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34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5260CA47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42.5</w:t>
            </w:r>
          </w:p>
        </w:tc>
        <w:tc>
          <w:tcPr>
            <w:tcW w:w="236" w:type="dxa"/>
            <w:shd w:val="pct12" w:color="auto" w:fill="auto"/>
          </w:tcPr>
          <w:p w14:paraId="663CE6C0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496D2F3D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71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CBA08AE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1.7</w:t>
            </w:r>
          </w:p>
        </w:tc>
      </w:tr>
      <w:tr w:rsidR="00165CA0" w:rsidRPr="006E1CCC" w14:paraId="252503FE" w14:textId="77777777" w:rsidTr="00F66A94">
        <w:trPr>
          <w:jc w:val="center"/>
        </w:trPr>
        <w:tc>
          <w:tcPr>
            <w:tcW w:w="1110" w:type="dxa"/>
            <w:vAlign w:val="bottom"/>
          </w:tcPr>
          <w:p w14:paraId="00F0FC17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35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3803A9F7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41.4</w:t>
            </w:r>
          </w:p>
        </w:tc>
        <w:tc>
          <w:tcPr>
            <w:tcW w:w="236" w:type="dxa"/>
            <w:shd w:val="pct12" w:color="auto" w:fill="auto"/>
          </w:tcPr>
          <w:p w14:paraId="7F9C37A1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270F0B0F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72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2803C3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0.6</w:t>
            </w:r>
          </w:p>
        </w:tc>
      </w:tr>
      <w:tr w:rsidR="00165CA0" w:rsidRPr="006E1CCC" w14:paraId="77F1EC8B" w14:textId="77777777" w:rsidTr="00F66A94">
        <w:trPr>
          <w:jc w:val="center"/>
        </w:trPr>
        <w:tc>
          <w:tcPr>
            <w:tcW w:w="1110" w:type="dxa"/>
            <w:vAlign w:val="bottom"/>
          </w:tcPr>
          <w:p w14:paraId="1816EAF0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36</w:t>
            </w:r>
          </w:p>
        </w:tc>
        <w:tc>
          <w:tcPr>
            <w:tcW w:w="9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23FAD7D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40.3</w:t>
            </w:r>
          </w:p>
        </w:tc>
        <w:tc>
          <w:tcPr>
            <w:tcW w:w="236" w:type="dxa"/>
            <w:shd w:val="pct12" w:color="auto" w:fill="auto"/>
          </w:tcPr>
          <w:p w14:paraId="1FEF6602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lang w:val="fr-FR" w:eastAsia="fr-FR"/>
              </w:rPr>
            </w:pPr>
          </w:p>
        </w:tc>
        <w:tc>
          <w:tcPr>
            <w:tcW w:w="1009" w:type="dxa"/>
            <w:vAlign w:val="bottom"/>
          </w:tcPr>
          <w:p w14:paraId="3E292D26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73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B5DD27" w14:textId="77777777" w:rsidR="00165CA0" w:rsidRPr="006E1CCC" w:rsidRDefault="00165CA0" w:rsidP="00F66A94">
            <w:pPr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</w:pPr>
            <w:r w:rsidRPr="006E1CCC">
              <w:rPr>
                <w:rFonts w:ascii="Times New Roman" w:eastAsia="Times New Roman" w:hAnsi="Times New Roman"/>
                <w:b/>
                <w:bCs/>
                <w:color w:val="000000"/>
                <w:lang w:val="fr-FR"/>
              </w:rPr>
              <w:t>0.0</w:t>
            </w:r>
          </w:p>
        </w:tc>
      </w:tr>
    </w:tbl>
    <w:p w14:paraId="170C865C" w14:textId="77777777" w:rsidR="00165CA0" w:rsidRDefault="00165CA0" w:rsidP="00CC0ABE">
      <w:pPr>
        <w:sectPr w:rsidR="00165CA0" w:rsidSect="00F66A94">
          <w:headerReference w:type="even" r:id="rId22"/>
          <w:footerReference w:type="even" r:id="rId23"/>
          <w:footerReference w:type="default" r:id="rId24"/>
          <w:pgSz w:w="12240" w:h="15840"/>
          <w:pgMar w:top="720" w:right="720" w:bottom="720" w:left="142" w:header="709" w:footer="709" w:gutter="0"/>
          <w:cols w:space="708"/>
          <w:docGrid w:linePitch="360"/>
        </w:sectPr>
      </w:pPr>
    </w:p>
    <w:p w14:paraId="568B469F" w14:textId="77777777" w:rsidR="00571188" w:rsidRPr="001D6B78" w:rsidRDefault="00571188" w:rsidP="00571188">
      <w:pPr>
        <w:contextualSpacing/>
        <w:jc w:val="center"/>
        <w:rPr>
          <w:rFonts w:ascii="Calibri" w:eastAsia="Calibri" w:hAnsi="Calibri" w:cs="Calibri"/>
          <w:b/>
        </w:rPr>
      </w:pPr>
      <w:r w:rsidRPr="00101FB4">
        <w:rPr>
          <w:rFonts w:ascii="Calibri" w:eastAsia="Calibri" w:hAnsi="Calibri" w:cs="Calibri"/>
          <w:noProof/>
          <w:lang w:eastAsia="fr-CA"/>
        </w:rPr>
        <w:lastRenderedPageBreak/>
        <w:drawing>
          <wp:anchor distT="0" distB="0" distL="114300" distR="114300" simplePos="0" relativeHeight="251661312" behindDoc="1" locked="0" layoutInCell="1" allowOverlap="1" wp14:anchorId="3345CE32" wp14:editId="1804229E">
            <wp:simplePos x="0" y="0"/>
            <wp:positionH relativeFrom="margin">
              <wp:posOffset>-254000</wp:posOffset>
            </wp:positionH>
            <wp:positionV relativeFrom="paragraph">
              <wp:posOffset>-567055</wp:posOffset>
            </wp:positionV>
            <wp:extent cx="1483995" cy="669925"/>
            <wp:effectExtent l="0" t="0" r="1905" b="0"/>
            <wp:wrapNone/>
            <wp:docPr id="2" name="Image 2" descr="LOGO_CAL_noirgr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CAL_noirgris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 w:cs="Calibri"/>
          <w:b/>
        </w:rPr>
        <w:t xml:space="preserve">                                                         </w:t>
      </w:r>
      <w:r w:rsidRPr="001D6B78">
        <w:rPr>
          <w:rFonts w:ascii="Calibri" w:eastAsia="Calibri" w:hAnsi="Calibri" w:cs="Calibri"/>
          <w:b/>
        </w:rPr>
        <w:t>Grille d’évaluation commune</w:t>
      </w:r>
      <w:r>
        <w:rPr>
          <w:rFonts w:ascii="Calibri" w:eastAsia="Calibri" w:hAnsi="Calibri" w:cs="Calibri"/>
          <w:b/>
        </w:rPr>
        <w:tab/>
        <w:t xml:space="preserve">             Annexe 2</w:t>
      </w:r>
    </w:p>
    <w:p w14:paraId="38211B60" w14:textId="77777777" w:rsidR="00571188" w:rsidRPr="001D6B78" w:rsidRDefault="00571188" w:rsidP="00571188">
      <w:pPr>
        <w:spacing w:after="160"/>
        <w:contextualSpacing/>
        <w:jc w:val="center"/>
        <w:rPr>
          <w:rFonts w:ascii="Calibri" w:eastAsia="Calibri" w:hAnsi="Calibri" w:cs="Calibri"/>
          <w:b/>
        </w:rPr>
      </w:pPr>
    </w:p>
    <w:p w14:paraId="69241501" w14:textId="77777777" w:rsidR="00571188" w:rsidRPr="001D6B78" w:rsidRDefault="00571188" w:rsidP="00571188">
      <w:pPr>
        <w:spacing w:after="160"/>
        <w:ind w:left="2127"/>
        <w:contextualSpacing/>
        <w:rPr>
          <w:rFonts w:ascii="Calibri" w:eastAsia="Calibri" w:hAnsi="Calibri" w:cs="Calibri"/>
        </w:rPr>
      </w:pPr>
      <w:r w:rsidRPr="001D6B78">
        <w:rPr>
          <w:rFonts w:ascii="Calibri" w:eastAsia="Calibri" w:hAnsi="Calibri" w:cs="Calibri"/>
        </w:rPr>
        <w:t>Nom :</w:t>
      </w:r>
      <w:r w:rsidRPr="001D6B78">
        <w:rPr>
          <w:rFonts w:ascii="Calibri" w:eastAsia="Calibri" w:hAnsi="Calibri" w:cs="Calibri"/>
        </w:rPr>
        <w:tab/>
        <w:t>_______________________________________________</w:t>
      </w:r>
      <w:r w:rsidRPr="001D6B78">
        <w:rPr>
          <w:rFonts w:ascii="Calibri" w:eastAsia="Calibri" w:hAnsi="Calibri" w:cs="Calibri"/>
        </w:rPr>
        <w:tab/>
        <w:t>Texte :</w:t>
      </w:r>
      <w:r w:rsidRPr="001D6B78">
        <w:rPr>
          <w:rFonts w:ascii="Calibri" w:eastAsia="Calibri" w:hAnsi="Calibri" w:cs="Calibri"/>
        </w:rPr>
        <w:tab/>
        <w:t>___________________________________</w:t>
      </w:r>
    </w:p>
    <w:p w14:paraId="2846AD1E" w14:textId="77777777" w:rsidR="00571188" w:rsidRPr="001D6B78" w:rsidRDefault="00571188" w:rsidP="00571188">
      <w:pPr>
        <w:spacing w:after="160"/>
        <w:ind w:firstLine="720"/>
        <w:contextualSpacing/>
        <w:rPr>
          <w:rFonts w:ascii="Calibri" w:eastAsia="Calibri" w:hAnsi="Calibri" w:cs="Calibri"/>
        </w:rPr>
      </w:pPr>
    </w:p>
    <w:tbl>
      <w:tblPr>
        <w:tblStyle w:val="Grilledutableau4"/>
        <w:tblW w:w="1502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127"/>
        <w:gridCol w:w="19"/>
        <w:gridCol w:w="2147"/>
        <w:gridCol w:w="2146"/>
        <w:gridCol w:w="2147"/>
        <w:gridCol w:w="2146"/>
        <w:gridCol w:w="2147"/>
        <w:gridCol w:w="2147"/>
      </w:tblGrid>
      <w:tr w:rsidR="00571188" w:rsidRPr="00571188" w14:paraId="4A850328" w14:textId="77777777" w:rsidTr="00F66A94">
        <w:trPr>
          <w:tblHeader/>
        </w:trPr>
        <w:tc>
          <w:tcPr>
            <w:tcW w:w="2127" w:type="dxa"/>
          </w:tcPr>
          <w:p w14:paraId="3A6C2500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</w:p>
          <w:p w14:paraId="61D44751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</w:p>
        </w:tc>
        <w:tc>
          <w:tcPr>
            <w:tcW w:w="2166" w:type="dxa"/>
            <w:gridSpan w:val="2"/>
          </w:tcPr>
          <w:p w14:paraId="27C0D1DC" w14:textId="77777777" w:rsidR="00571188" w:rsidRPr="00571188" w:rsidRDefault="00571188" w:rsidP="00F66A94">
            <w:pPr>
              <w:jc w:val="center"/>
              <w:rPr>
                <w:i/>
                <w:sz w:val="20"/>
                <w:szCs w:val="20"/>
              </w:rPr>
            </w:pPr>
            <w:r w:rsidRPr="00571188">
              <w:rPr>
                <w:i/>
                <w:sz w:val="20"/>
                <w:szCs w:val="20"/>
              </w:rPr>
              <w:t>(absence)</w:t>
            </w:r>
          </w:p>
          <w:p w14:paraId="2B3F99D3" w14:textId="77777777" w:rsidR="00571188" w:rsidRPr="00571188" w:rsidRDefault="00571188" w:rsidP="00F66A94">
            <w:pPr>
              <w:jc w:val="center"/>
              <w:rPr>
                <w:i/>
                <w:sz w:val="20"/>
                <w:szCs w:val="20"/>
              </w:rPr>
            </w:pPr>
            <w:r w:rsidRPr="00571188">
              <w:rPr>
                <w:i/>
                <w:sz w:val="20"/>
                <w:szCs w:val="20"/>
              </w:rPr>
              <w:t>0 %</w:t>
            </w:r>
          </w:p>
        </w:tc>
        <w:tc>
          <w:tcPr>
            <w:tcW w:w="2146" w:type="dxa"/>
          </w:tcPr>
          <w:p w14:paraId="41FCF045" w14:textId="77777777" w:rsidR="00571188" w:rsidRPr="00571188" w:rsidRDefault="00571188" w:rsidP="00F66A94">
            <w:pPr>
              <w:jc w:val="center"/>
              <w:rPr>
                <w:i/>
                <w:sz w:val="20"/>
                <w:szCs w:val="20"/>
              </w:rPr>
            </w:pPr>
            <w:r w:rsidRPr="00571188">
              <w:rPr>
                <w:i/>
                <w:sz w:val="20"/>
                <w:szCs w:val="20"/>
              </w:rPr>
              <w:t>(</w:t>
            </w:r>
            <w:proofErr w:type="spellStart"/>
            <w:r w:rsidRPr="00571188">
              <w:rPr>
                <w:i/>
                <w:sz w:val="20"/>
                <w:szCs w:val="20"/>
              </w:rPr>
              <w:t>très</w:t>
            </w:r>
            <w:proofErr w:type="spellEnd"/>
            <w:r w:rsidRPr="00571188">
              <w:rPr>
                <w:i/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i/>
                <w:sz w:val="20"/>
                <w:szCs w:val="20"/>
              </w:rPr>
              <w:t>faible</w:t>
            </w:r>
            <w:proofErr w:type="spellEnd"/>
            <w:r w:rsidRPr="00571188">
              <w:rPr>
                <w:i/>
                <w:sz w:val="20"/>
                <w:szCs w:val="20"/>
              </w:rPr>
              <w:t>)</w:t>
            </w:r>
          </w:p>
          <w:p w14:paraId="1F9A5EE2" w14:textId="77777777" w:rsidR="00571188" w:rsidRPr="00571188" w:rsidRDefault="00571188" w:rsidP="00F66A94">
            <w:pPr>
              <w:jc w:val="center"/>
              <w:rPr>
                <w:i/>
                <w:sz w:val="20"/>
                <w:szCs w:val="20"/>
              </w:rPr>
            </w:pPr>
            <w:r w:rsidRPr="00571188">
              <w:rPr>
                <w:i/>
                <w:sz w:val="20"/>
                <w:szCs w:val="20"/>
              </w:rPr>
              <w:t>20 %</w:t>
            </w:r>
          </w:p>
        </w:tc>
        <w:tc>
          <w:tcPr>
            <w:tcW w:w="2147" w:type="dxa"/>
          </w:tcPr>
          <w:p w14:paraId="0036D973" w14:textId="77777777" w:rsidR="00571188" w:rsidRPr="00571188" w:rsidRDefault="00571188" w:rsidP="00F66A94">
            <w:pPr>
              <w:jc w:val="center"/>
              <w:rPr>
                <w:i/>
                <w:sz w:val="20"/>
                <w:szCs w:val="20"/>
              </w:rPr>
            </w:pPr>
            <w:r w:rsidRPr="00571188">
              <w:rPr>
                <w:i/>
                <w:sz w:val="20"/>
                <w:szCs w:val="20"/>
              </w:rPr>
              <w:t>(</w:t>
            </w:r>
            <w:proofErr w:type="spellStart"/>
            <w:r w:rsidRPr="00571188">
              <w:rPr>
                <w:i/>
                <w:sz w:val="20"/>
                <w:szCs w:val="20"/>
              </w:rPr>
              <w:t>faible</w:t>
            </w:r>
            <w:proofErr w:type="spellEnd"/>
            <w:r w:rsidRPr="00571188">
              <w:rPr>
                <w:i/>
                <w:sz w:val="20"/>
                <w:szCs w:val="20"/>
              </w:rPr>
              <w:t>)</w:t>
            </w:r>
          </w:p>
          <w:p w14:paraId="5340BFFB" w14:textId="77777777" w:rsidR="00571188" w:rsidRPr="00571188" w:rsidRDefault="00571188" w:rsidP="00F66A94">
            <w:pPr>
              <w:jc w:val="center"/>
              <w:rPr>
                <w:i/>
                <w:sz w:val="20"/>
                <w:szCs w:val="20"/>
              </w:rPr>
            </w:pPr>
            <w:r w:rsidRPr="00571188">
              <w:rPr>
                <w:i/>
                <w:sz w:val="20"/>
                <w:szCs w:val="20"/>
              </w:rPr>
              <w:t>40 %</w:t>
            </w:r>
          </w:p>
        </w:tc>
        <w:tc>
          <w:tcPr>
            <w:tcW w:w="2146" w:type="dxa"/>
          </w:tcPr>
          <w:p w14:paraId="7611EAA8" w14:textId="77777777" w:rsidR="00571188" w:rsidRPr="00571188" w:rsidRDefault="00571188" w:rsidP="00F66A94">
            <w:pPr>
              <w:jc w:val="center"/>
              <w:rPr>
                <w:i/>
                <w:sz w:val="20"/>
                <w:szCs w:val="20"/>
              </w:rPr>
            </w:pPr>
            <w:r w:rsidRPr="00571188">
              <w:rPr>
                <w:i/>
                <w:sz w:val="20"/>
                <w:szCs w:val="20"/>
              </w:rPr>
              <w:t>(minimal)</w:t>
            </w:r>
          </w:p>
          <w:p w14:paraId="28641B87" w14:textId="77777777" w:rsidR="00571188" w:rsidRPr="00571188" w:rsidRDefault="00571188" w:rsidP="00F66A94">
            <w:pPr>
              <w:jc w:val="center"/>
              <w:rPr>
                <w:i/>
                <w:sz w:val="20"/>
                <w:szCs w:val="20"/>
              </w:rPr>
            </w:pPr>
            <w:r w:rsidRPr="00571188">
              <w:rPr>
                <w:i/>
                <w:sz w:val="20"/>
                <w:szCs w:val="20"/>
              </w:rPr>
              <w:t>60 %</w:t>
            </w:r>
          </w:p>
        </w:tc>
        <w:tc>
          <w:tcPr>
            <w:tcW w:w="2147" w:type="dxa"/>
          </w:tcPr>
          <w:p w14:paraId="2380E47C" w14:textId="77777777" w:rsidR="00571188" w:rsidRPr="00571188" w:rsidRDefault="00571188" w:rsidP="00F66A94">
            <w:pPr>
              <w:jc w:val="center"/>
              <w:rPr>
                <w:i/>
                <w:sz w:val="20"/>
                <w:szCs w:val="20"/>
              </w:rPr>
            </w:pPr>
            <w:r w:rsidRPr="00571188">
              <w:rPr>
                <w:i/>
                <w:sz w:val="20"/>
                <w:szCs w:val="20"/>
              </w:rPr>
              <w:t>(bien)</w:t>
            </w:r>
          </w:p>
          <w:p w14:paraId="22CA25BE" w14:textId="77777777" w:rsidR="00571188" w:rsidRPr="00571188" w:rsidRDefault="00571188" w:rsidP="00F66A94">
            <w:pPr>
              <w:jc w:val="center"/>
              <w:rPr>
                <w:i/>
                <w:sz w:val="20"/>
                <w:szCs w:val="20"/>
              </w:rPr>
            </w:pPr>
            <w:r w:rsidRPr="00571188">
              <w:rPr>
                <w:i/>
                <w:sz w:val="20"/>
                <w:szCs w:val="20"/>
              </w:rPr>
              <w:t>80 %</w:t>
            </w:r>
          </w:p>
        </w:tc>
        <w:tc>
          <w:tcPr>
            <w:tcW w:w="2147" w:type="dxa"/>
          </w:tcPr>
          <w:p w14:paraId="4016A272" w14:textId="77777777" w:rsidR="00571188" w:rsidRPr="00571188" w:rsidRDefault="00571188" w:rsidP="00F66A94">
            <w:pPr>
              <w:jc w:val="center"/>
              <w:rPr>
                <w:i/>
                <w:sz w:val="20"/>
                <w:szCs w:val="20"/>
              </w:rPr>
            </w:pPr>
            <w:r w:rsidRPr="00571188">
              <w:rPr>
                <w:i/>
                <w:sz w:val="20"/>
                <w:szCs w:val="20"/>
              </w:rPr>
              <w:t>(excellent)</w:t>
            </w:r>
          </w:p>
          <w:p w14:paraId="3F62C0A3" w14:textId="77777777" w:rsidR="00571188" w:rsidRPr="00571188" w:rsidRDefault="00571188" w:rsidP="00F66A94">
            <w:pPr>
              <w:jc w:val="center"/>
              <w:rPr>
                <w:i/>
                <w:sz w:val="20"/>
                <w:szCs w:val="20"/>
              </w:rPr>
            </w:pPr>
            <w:r w:rsidRPr="00571188">
              <w:rPr>
                <w:i/>
                <w:sz w:val="20"/>
                <w:szCs w:val="20"/>
              </w:rPr>
              <w:t>100 %</w:t>
            </w:r>
          </w:p>
        </w:tc>
      </w:tr>
      <w:tr w:rsidR="00571188" w:rsidRPr="00571188" w14:paraId="2221C766" w14:textId="77777777" w:rsidTr="00F66A94">
        <w:tc>
          <w:tcPr>
            <w:tcW w:w="2127" w:type="dxa"/>
          </w:tcPr>
          <w:p w14:paraId="6BD6FC7B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  <w:r w:rsidRPr="00571188">
              <w:rPr>
                <w:b/>
                <w:sz w:val="20"/>
                <w:szCs w:val="20"/>
                <w:lang w:val="fr-CA"/>
              </w:rPr>
              <w:t>1. Intégration des connaissances</w:t>
            </w:r>
          </w:p>
          <w:p w14:paraId="31A0EA8E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</w:p>
          <w:p w14:paraId="05530469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L’étudiant intègre des connaissances :</w:t>
            </w:r>
          </w:p>
          <w:p w14:paraId="5CDCD3CF" w14:textId="77777777" w:rsidR="00571188" w:rsidRPr="00571188" w:rsidRDefault="00571188" w:rsidP="00571188">
            <w:pPr>
              <w:numPr>
                <w:ilvl w:val="0"/>
                <w:numId w:val="12"/>
              </w:numPr>
              <w:ind w:left="176" w:hanging="118"/>
              <w:contextualSpacing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  <w:lang w:val="fr-CA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Procédés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d’écriture</w:t>
            </w:r>
            <w:proofErr w:type="spellEnd"/>
          </w:p>
          <w:p w14:paraId="1EB697B9" w14:textId="77777777" w:rsidR="00571188" w:rsidRPr="00571188" w:rsidRDefault="00571188" w:rsidP="00571188">
            <w:pPr>
              <w:numPr>
                <w:ilvl w:val="0"/>
                <w:numId w:val="12"/>
              </w:numPr>
              <w:ind w:left="176" w:hanging="118"/>
              <w:contextualSpacing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Contextes</w:t>
            </w:r>
            <w:proofErr w:type="spellEnd"/>
          </w:p>
          <w:p w14:paraId="5DE760C8" w14:textId="77777777" w:rsidR="00571188" w:rsidRPr="00571188" w:rsidRDefault="00571188" w:rsidP="00571188">
            <w:pPr>
              <w:numPr>
                <w:ilvl w:val="0"/>
                <w:numId w:val="12"/>
              </w:numPr>
              <w:ind w:left="176" w:hanging="118"/>
              <w:contextualSpacing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 xml:space="preserve"> Auteur</w:t>
            </w:r>
          </w:p>
        </w:tc>
        <w:tc>
          <w:tcPr>
            <w:tcW w:w="2166" w:type="dxa"/>
            <w:gridSpan w:val="2"/>
          </w:tcPr>
          <w:p w14:paraId="1078CAED" w14:textId="77777777" w:rsidR="00571188" w:rsidRPr="00571188" w:rsidRDefault="00571188" w:rsidP="00F66A94">
            <w:pPr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0</w:t>
            </w:r>
          </w:p>
          <w:p w14:paraId="050D99A7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L’étudiant n’intègre pas de connaissances.</w:t>
            </w:r>
          </w:p>
          <w:p w14:paraId="75CC4DF1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</w:p>
        </w:tc>
        <w:tc>
          <w:tcPr>
            <w:tcW w:w="2146" w:type="dxa"/>
          </w:tcPr>
          <w:p w14:paraId="39D7122F" w14:textId="77777777" w:rsidR="00571188" w:rsidRPr="00571188" w:rsidRDefault="00571188" w:rsidP="00F66A94">
            <w:pPr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1</w:t>
            </w:r>
          </w:p>
          <w:p w14:paraId="0AE163D4" w14:textId="77777777" w:rsidR="00571188" w:rsidRPr="00571188" w:rsidRDefault="00571188" w:rsidP="00F66A94">
            <w:pPr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L’étudiant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intègre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</w:p>
          <w:p w14:paraId="03BF6BD3" w14:textId="77777777" w:rsidR="00571188" w:rsidRPr="00571188" w:rsidRDefault="00571188" w:rsidP="00571188">
            <w:pPr>
              <w:numPr>
                <w:ilvl w:val="0"/>
                <w:numId w:val="9"/>
              </w:numPr>
              <w:ind w:left="176" w:hanging="142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Peu</w:t>
            </w:r>
            <w:proofErr w:type="spellEnd"/>
            <w:r w:rsidRPr="00571188">
              <w:rPr>
                <w:sz w:val="20"/>
                <w:szCs w:val="20"/>
              </w:rPr>
              <w:t xml:space="preserve"> de </w:t>
            </w:r>
            <w:proofErr w:type="spellStart"/>
            <w:r w:rsidRPr="00571188">
              <w:rPr>
                <w:sz w:val="20"/>
                <w:szCs w:val="20"/>
              </w:rPr>
              <w:t>connaissances</w:t>
            </w:r>
            <w:proofErr w:type="spellEnd"/>
          </w:p>
          <w:p w14:paraId="61982CC8" w14:textId="77777777" w:rsidR="00571188" w:rsidRPr="00571188" w:rsidRDefault="00571188" w:rsidP="00571188">
            <w:pPr>
              <w:numPr>
                <w:ilvl w:val="0"/>
                <w:numId w:val="9"/>
              </w:numPr>
              <w:ind w:left="176" w:hanging="142"/>
              <w:contextualSpacing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 xml:space="preserve">Des </w:t>
            </w:r>
            <w:proofErr w:type="spellStart"/>
            <w:r w:rsidRPr="00571188">
              <w:rPr>
                <w:sz w:val="20"/>
                <w:szCs w:val="20"/>
              </w:rPr>
              <w:t>connaissances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fausses</w:t>
            </w:r>
            <w:proofErr w:type="spellEnd"/>
            <w:r w:rsidRPr="00571188">
              <w:rPr>
                <w:sz w:val="20"/>
                <w:szCs w:val="20"/>
              </w:rPr>
              <w:t>.</w:t>
            </w:r>
          </w:p>
        </w:tc>
        <w:tc>
          <w:tcPr>
            <w:tcW w:w="2147" w:type="dxa"/>
          </w:tcPr>
          <w:p w14:paraId="25FAD82A" w14:textId="77777777" w:rsidR="00571188" w:rsidRPr="00571188" w:rsidRDefault="00571188" w:rsidP="00F66A94">
            <w:pPr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2</w:t>
            </w:r>
          </w:p>
          <w:p w14:paraId="23437F21" w14:textId="77777777" w:rsidR="00571188" w:rsidRPr="00571188" w:rsidRDefault="00571188" w:rsidP="00F66A94">
            <w:pPr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L’étudiant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intègre</w:t>
            </w:r>
            <w:proofErr w:type="spellEnd"/>
            <w:r w:rsidRPr="00571188">
              <w:rPr>
                <w:sz w:val="20"/>
                <w:szCs w:val="20"/>
              </w:rPr>
              <w:t xml:space="preserve"> des </w:t>
            </w:r>
            <w:proofErr w:type="spellStart"/>
            <w:r w:rsidRPr="00571188">
              <w:rPr>
                <w:sz w:val="20"/>
                <w:szCs w:val="20"/>
              </w:rPr>
              <w:t>connaissances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</w:p>
          <w:p w14:paraId="6F70CD7B" w14:textId="77777777" w:rsidR="00571188" w:rsidRPr="00571188" w:rsidRDefault="00571188" w:rsidP="00571188">
            <w:pPr>
              <w:numPr>
                <w:ilvl w:val="0"/>
                <w:numId w:val="10"/>
              </w:numPr>
              <w:ind w:left="135" w:hanging="159"/>
              <w:contextualSpacing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V</w:t>
            </w:r>
            <w:ins w:id="5" w:author="Julie Roberge" w:date="2017-11-20T13:14:00Z">
              <w:r w:rsidRPr="00571188">
                <w:rPr>
                  <w:sz w:val="20"/>
                  <w:szCs w:val="20"/>
                  <w:lang w:val="fr-CA"/>
                </w:rPr>
                <w:t>raies, mais sans</w:t>
              </w:r>
            </w:ins>
            <w:r w:rsidRPr="00571188">
              <w:rPr>
                <w:sz w:val="20"/>
                <w:szCs w:val="20"/>
                <w:lang w:val="fr-CA"/>
              </w:rPr>
              <w:t xml:space="preserve"> lien avec l’œuvre étudiée</w:t>
            </w:r>
          </w:p>
          <w:p w14:paraId="5587E63D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35" w:hanging="159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Inexactes</w:t>
            </w:r>
            <w:proofErr w:type="spellEnd"/>
            <w:r w:rsidRPr="00571188">
              <w:rPr>
                <w:sz w:val="20"/>
                <w:szCs w:val="20"/>
              </w:rPr>
              <w:t xml:space="preserve">, </w:t>
            </w:r>
            <w:proofErr w:type="spellStart"/>
            <w:r w:rsidRPr="00571188">
              <w:rPr>
                <w:sz w:val="20"/>
                <w:szCs w:val="20"/>
              </w:rPr>
              <w:t>secondaires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ou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vagues</w:t>
            </w:r>
            <w:proofErr w:type="spellEnd"/>
            <w:r w:rsidRPr="00571188">
              <w:rPr>
                <w:sz w:val="20"/>
                <w:szCs w:val="20"/>
              </w:rPr>
              <w:t>.</w:t>
            </w:r>
          </w:p>
          <w:p w14:paraId="5998840E" w14:textId="77777777" w:rsidR="00571188" w:rsidRPr="00571188" w:rsidRDefault="00571188" w:rsidP="00F66A94">
            <w:pPr>
              <w:rPr>
                <w:sz w:val="20"/>
                <w:szCs w:val="20"/>
              </w:rPr>
            </w:pPr>
          </w:p>
        </w:tc>
        <w:tc>
          <w:tcPr>
            <w:tcW w:w="2146" w:type="dxa"/>
          </w:tcPr>
          <w:p w14:paraId="4B0EFB61" w14:textId="77777777" w:rsidR="00571188" w:rsidRPr="00571188" w:rsidRDefault="00571188" w:rsidP="00F66A94">
            <w:pPr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3</w:t>
            </w:r>
          </w:p>
          <w:p w14:paraId="18CEA077" w14:textId="77777777" w:rsidR="00571188" w:rsidRPr="00571188" w:rsidRDefault="00571188" w:rsidP="00F66A94">
            <w:pPr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L’étudiant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intègre</w:t>
            </w:r>
            <w:proofErr w:type="spellEnd"/>
            <w:r w:rsidRPr="00571188">
              <w:rPr>
                <w:sz w:val="20"/>
                <w:szCs w:val="20"/>
              </w:rPr>
              <w:t xml:space="preserve"> des </w:t>
            </w:r>
            <w:proofErr w:type="spellStart"/>
            <w:r w:rsidRPr="00571188">
              <w:rPr>
                <w:sz w:val="20"/>
                <w:szCs w:val="20"/>
              </w:rPr>
              <w:t>connaissances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</w:p>
          <w:p w14:paraId="49EEC21B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Généralement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vraies</w:t>
            </w:r>
            <w:proofErr w:type="spellEnd"/>
          </w:p>
          <w:p w14:paraId="67996D95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Généralement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ins w:id="6" w:author="Julie Roberge" w:date="2017-11-20T13:14:00Z">
              <w:r w:rsidRPr="00571188">
                <w:rPr>
                  <w:sz w:val="20"/>
                  <w:szCs w:val="20"/>
                </w:rPr>
                <w:t xml:space="preserve">bien </w:t>
              </w:r>
            </w:ins>
            <w:proofErr w:type="spellStart"/>
            <w:r w:rsidRPr="00571188">
              <w:rPr>
                <w:sz w:val="20"/>
                <w:szCs w:val="20"/>
              </w:rPr>
              <w:t>nommées</w:t>
            </w:r>
            <w:proofErr w:type="spellEnd"/>
            <w:r w:rsidRPr="00571188">
              <w:rPr>
                <w:sz w:val="20"/>
                <w:szCs w:val="20"/>
              </w:rPr>
              <w:t>.</w:t>
            </w:r>
          </w:p>
          <w:p w14:paraId="040DDCED" w14:textId="77777777" w:rsidR="00571188" w:rsidRPr="00571188" w:rsidRDefault="00571188" w:rsidP="00F66A94">
            <w:pPr>
              <w:ind w:left="1"/>
              <w:rPr>
                <w:sz w:val="20"/>
                <w:szCs w:val="20"/>
              </w:rPr>
            </w:pPr>
          </w:p>
          <w:p w14:paraId="22E123E0" w14:textId="77777777" w:rsidR="00571188" w:rsidRPr="00571188" w:rsidRDefault="00571188" w:rsidP="00F66A94">
            <w:pPr>
              <w:ind w:left="1"/>
              <w:rPr>
                <w:sz w:val="20"/>
                <w:szCs w:val="20"/>
              </w:rPr>
            </w:pPr>
          </w:p>
        </w:tc>
        <w:tc>
          <w:tcPr>
            <w:tcW w:w="2147" w:type="dxa"/>
          </w:tcPr>
          <w:p w14:paraId="322A0F8F" w14:textId="77777777" w:rsidR="00571188" w:rsidRPr="00571188" w:rsidRDefault="00571188" w:rsidP="00F66A94">
            <w:pPr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4</w:t>
            </w:r>
          </w:p>
          <w:p w14:paraId="12A3A9DC" w14:textId="77777777" w:rsidR="00571188" w:rsidRPr="00571188" w:rsidRDefault="00571188" w:rsidP="00F66A94">
            <w:pPr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L’étudiant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intègre</w:t>
            </w:r>
            <w:proofErr w:type="spellEnd"/>
            <w:r w:rsidRPr="00571188">
              <w:rPr>
                <w:sz w:val="20"/>
                <w:szCs w:val="20"/>
              </w:rPr>
              <w:t xml:space="preserve"> des </w:t>
            </w:r>
            <w:proofErr w:type="spellStart"/>
            <w:r w:rsidRPr="00571188">
              <w:rPr>
                <w:sz w:val="20"/>
                <w:szCs w:val="20"/>
              </w:rPr>
              <w:t>connaissances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</w:p>
          <w:p w14:paraId="2BB80649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Vraies</w:t>
            </w:r>
            <w:proofErr w:type="spellEnd"/>
          </w:p>
          <w:p w14:paraId="4DD5DC2F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En</w:t>
            </w:r>
            <w:proofErr w:type="spellEnd"/>
            <w:r w:rsidRPr="00571188">
              <w:rPr>
                <w:sz w:val="20"/>
                <w:szCs w:val="20"/>
              </w:rPr>
              <w:t xml:space="preserve"> lien avec </w:t>
            </w:r>
            <w:proofErr w:type="spellStart"/>
            <w:r w:rsidRPr="00571188">
              <w:rPr>
                <w:sz w:val="20"/>
                <w:szCs w:val="20"/>
              </w:rPr>
              <w:t>l’œuvre</w:t>
            </w:r>
            <w:proofErr w:type="spellEnd"/>
          </w:p>
          <w:p w14:paraId="206CE3B9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 xml:space="preserve">Bien </w:t>
            </w:r>
            <w:proofErr w:type="spellStart"/>
            <w:r w:rsidRPr="00571188">
              <w:rPr>
                <w:sz w:val="20"/>
                <w:szCs w:val="20"/>
              </w:rPr>
              <w:t>nommées</w:t>
            </w:r>
            <w:proofErr w:type="spellEnd"/>
          </w:p>
          <w:p w14:paraId="0C68F239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Identifiées</w:t>
            </w:r>
            <w:proofErr w:type="spellEnd"/>
            <w:r w:rsidRPr="00571188">
              <w:rPr>
                <w:sz w:val="20"/>
                <w:szCs w:val="20"/>
              </w:rPr>
              <w:t>.</w:t>
            </w:r>
          </w:p>
          <w:p w14:paraId="31212928" w14:textId="77777777" w:rsidR="00571188" w:rsidRPr="00571188" w:rsidRDefault="00571188" w:rsidP="00F66A94">
            <w:pPr>
              <w:ind w:left="142"/>
              <w:contextualSpacing/>
              <w:rPr>
                <w:sz w:val="20"/>
                <w:szCs w:val="20"/>
              </w:rPr>
            </w:pPr>
          </w:p>
          <w:p w14:paraId="6034C310" w14:textId="77777777" w:rsidR="00571188" w:rsidRPr="00571188" w:rsidRDefault="00571188" w:rsidP="00F66A94">
            <w:pPr>
              <w:rPr>
                <w:sz w:val="20"/>
                <w:szCs w:val="20"/>
              </w:rPr>
            </w:pPr>
          </w:p>
        </w:tc>
        <w:tc>
          <w:tcPr>
            <w:tcW w:w="2147" w:type="dxa"/>
          </w:tcPr>
          <w:p w14:paraId="632C2D5A" w14:textId="77777777" w:rsidR="00571188" w:rsidRPr="00571188" w:rsidRDefault="00571188" w:rsidP="00F66A94">
            <w:pPr>
              <w:ind w:left="1"/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5</w:t>
            </w:r>
          </w:p>
          <w:p w14:paraId="30D4CF28" w14:textId="77777777" w:rsidR="00571188" w:rsidRPr="00571188" w:rsidRDefault="00571188" w:rsidP="00F66A94">
            <w:pPr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L’étudiant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intègre</w:t>
            </w:r>
            <w:proofErr w:type="spellEnd"/>
            <w:r w:rsidRPr="00571188">
              <w:rPr>
                <w:sz w:val="20"/>
                <w:szCs w:val="20"/>
              </w:rPr>
              <w:t xml:space="preserve"> des </w:t>
            </w:r>
            <w:proofErr w:type="spellStart"/>
            <w:r w:rsidRPr="00571188">
              <w:rPr>
                <w:sz w:val="20"/>
                <w:szCs w:val="20"/>
              </w:rPr>
              <w:t>connaissances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</w:p>
          <w:p w14:paraId="6F1BF5DD" w14:textId="77777777" w:rsidR="00571188" w:rsidRPr="00571188" w:rsidRDefault="00571188" w:rsidP="00571188">
            <w:pPr>
              <w:numPr>
                <w:ilvl w:val="0"/>
                <w:numId w:val="17"/>
              </w:numPr>
              <w:ind w:left="132" w:hanging="132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Vraies</w:t>
            </w:r>
            <w:proofErr w:type="spellEnd"/>
          </w:p>
          <w:p w14:paraId="1EB4124D" w14:textId="77777777" w:rsidR="00571188" w:rsidRPr="00571188" w:rsidRDefault="00571188" w:rsidP="00571188">
            <w:pPr>
              <w:numPr>
                <w:ilvl w:val="0"/>
                <w:numId w:val="17"/>
              </w:numPr>
              <w:ind w:left="132" w:hanging="132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Représentatives</w:t>
            </w:r>
            <w:proofErr w:type="spellEnd"/>
            <w:r w:rsidRPr="00571188">
              <w:rPr>
                <w:sz w:val="20"/>
                <w:szCs w:val="20"/>
              </w:rPr>
              <w:t>/</w:t>
            </w:r>
            <w:proofErr w:type="spellStart"/>
            <w:r w:rsidRPr="00571188">
              <w:rPr>
                <w:sz w:val="20"/>
                <w:szCs w:val="20"/>
              </w:rPr>
              <w:t>clés</w:t>
            </w:r>
            <w:proofErr w:type="spellEnd"/>
          </w:p>
          <w:p w14:paraId="7D2EE6EA" w14:textId="77777777" w:rsidR="00571188" w:rsidRPr="00571188" w:rsidRDefault="00571188" w:rsidP="00571188">
            <w:pPr>
              <w:numPr>
                <w:ilvl w:val="0"/>
                <w:numId w:val="17"/>
              </w:numPr>
              <w:ind w:left="132" w:hanging="132"/>
              <w:contextualSpacing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B</w:t>
            </w:r>
            <w:ins w:id="7" w:author="Julie Roberge" w:date="2017-11-20T13:15:00Z">
              <w:r w:rsidRPr="00571188">
                <w:rPr>
                  <w:sz w:val="20"/>
                  <w:szCs w:val="20"/>
                </w:rPr>
                <w:t xml:space="preserve">ien </w:t>
              </w:r>
            </w:ins>
            <w:proofErr w:type="spellStart"/>
            <w:r w:rsidRPr="00571188">
              <w:rPr>
                <w:sz w:val="20"/>
                <w:szCs w:val="20"/>
              </w:rPr>
              <w:t>nommées</w:t>
            </w:r>
            <w:proofErr w:type="spellEnd"/>
          </w:p>
          <w:p w14:paraId="0B5DA223" w14:textId="77777777" w:rsidR="00571188" w:rsidRPr="00571188" w:rsidRDefault="00571188" w:rsidP="00571188">
            <w:pPr>
              <w:numPr>
                <w:ilvl w:val="0"/>
                <w:numId w:val="17"/>
              </w:numPr>
              <w:ind w:left="132" w:hanging="132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Précisément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identifiées</w:t>
            </w:r>
            <w:proofErr w:type="spellEnd"/>
            <w:r w:rsidRPr="00571188">
              <w:rPr>
                <w:sz w:val="20"/>
                <w:szCs w:val="20"/>
              </w:rPr>
              <w:t>.</w:t>
            </w:r>
          </w:p>
        </w:tc>
      </w:tr>
      <w:tr w:rsidR="00571188" w:rsidRPr="00571188" w14:paraId="584DF55D" w14:textId="77777777" w:rsidTr="00F66A94">
        <w:tc>
          <w:tcPr>
            <w:tcW w:w="2127" w:type="dxa"/>
          </w:tcPr>
          <w:p w14:paraId="04EB4DC1" w14:textId="77777777" w:rsidR="00571188" w:rsidRPr="00571188" w:rsidRDefault="00571188" w:rsidP="00F66A94">
            <w:pPr>
              <w:rPr>
                <w:sz w:val="20"/>
                <w:szCs w:val="20"/>
              </w:rPr>
            </w:pPr>
            <w:r w:rsidRPr="00571188">
              <w:rPr>
                <w:b/>
                <w:sz w:val="20"/>
                <w:szCs w:val="20"/>
              </w:rPr>
              <w:t xml:space="preserve">2. </w:t>
            </w:r>
            <w:proofErr w:type="spellStart"/>
            <w:r w:rsidRPr="00571188">
              <w:rPr>
                <w:b/>
                <w:sz w:val="20"/>
                <w:szCs w:val="20"/>
              </w:rPr>
              <w:t>Compréhension</w:t>
            </w:r>
            <w:proofErr w:type="spellEnd"/>
            <w:r w:rsidRPr="00571188">
              <w:rPr>
                <w:b/>
                <w:sz w:val="20"/>
                <w:szCs w:val="20"/>
              </w:rPr>
              <w:t xml:space="preserve"> de </w:t>
            </w:r>
            <w:proofErr w:type="spellStart"/>
            <w:r w:rsidRPr="00571188">
              <w:rPr>
                <w:b/>
                <w:sz w:val="20"/>
                <w:szCs w:val="20"/>
              </w:rPr>
              <w:t>l’œuvre</w:t>
            </w:r>
            <w:proofErr w:type="spellEnd"/>
            <w:r w:rsidRPr="00571188">
              <w:rPr>
                <w:b/>
                <w:sz w:val="20"/>
                <w:szCs w:val="20"/>
              </w:rPr>
              <w:t xml:space="preserve"> </w:t>
            </w:r>
          </w:p>
          <w:p w14:paraId="52129358" w14:textId="77777777" w:rsidR="00571188" w:rsidRPr="00571188" w:rsidRDefault="00571188" w:rsidP="00F66A94">
            <w:pPr>
              <w:rPr>
                <w:sz w:val="20"/>
                <w:szCs w:val="20"/>
              </w:rPr>
            </w:pPr>
          </w:p>
          <w:p w14:paraId="2DAB7395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L’étudiant montre sa compréhension de l’œuvre par l’intégration de références qui en sont représentatives.</w:t>
            </w:r>
          </w:p>
        </w:tc>
        <w:tc>
          <w:tcPr>
            <w:tcW w:w="2166" w:type="dxa"/>
            <w:gridSpan w:val="2"/>
          </w:tcPr>
          <w:p w14:paraId="257DE217" w14:textId="77777777" w:rsidR="00571188" w:rsidRPr="00571188" w:rsidRDefault="00571188" w:rsidP="00F66A94">
            <w:pPr>
              <w:jc w:val="center"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0</w:t>
            </w:r>
          </w:p>
          <w:p w14:paraId="6957405A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L’étudiant ne semble pas avoir compris l’œuvre.</w:t>
            </w:r>
          </w:p>
        </w:tc>
        <w:tc>
          <w:tcPr>
            <w:tcW w:w="2146" w:type="dxa"/>
          </w:tcPr>
          <w:p w14:paraId="534CBF25" w14:textId="77777777" w:rsidR="00571188" w:rsidRPr="00571188" w:rsidRDefault="00571188" w:rsidP="00F66A94">
            <w:pPr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1</w:t>
            </w:r>
          </w:p>
          <w:p w14:paraId="424DD159" w14:textId="77777777" w:rsidR="00571188" w:rsidRPr="00571188" w:rsidRDefault="00571188" w:rsidP="00F66A94">
            <w:pPr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L’étudiant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intègre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</w:p>
          <w:p w14:paraId="3E65142E" w14:textId="77777777" w:rsidR="00571188" w:rsidRPr="00571188" w:rsidRDefault="00571188" w:rsidP="00571188">
            <w:pPr>
              <w:numPr>
                <w:ilvl w:val="0"/>
                <w:numId w:val="9"/>
              </w:numPr>
              <w:ind w:left="176" w:hanging="142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Peu</w:t>
            </w:r>
            <w:proofErr w:type="spellEnd"/>
            <w:r w:rsidRPr="00571188">
              <w:rPr>
                <w:sz w:val="20"/>
                <w:szCs w:val="20"/>
              </w:rPr>
              <w:t xml:space="preserve"> de </w:t>
            </w:r>
            <w:proofErr w:type="spellStart"/>
            <w:r w:rsidRPr="00571188">
              <w:rPr>
                <w:sz w:val="20"/>
                <w:szCs w:val="20"/>
              </w:rPr>
              <w:t>références</w:t>
            </w:r>
            <w:proofErr w:type="spellEnd"/>
            <w:r w:rsidRPr="00571188">
              <w:rPr>
                <w:sz w:val="20"/>
                <w:szCs w:val="20"/>
              </w:rPr>
              <w:t xml:space="preserve"> à </w:t>
            </w:r>
            <w:proofErr w:type="spellStart"/>
            <w:r w:rsidRPr="00571188">
              <w:rPr>
                <w:sz w:val="20"/>
                <w:szCs w:val="20"/>
              </w:rPr>
              <w:t>l’œuvre</w:t>
            </w:r>
            <w:proofErr w:type="spellEnd"/>
          </w:p>
          <w:p w14:paraId="46C4022D" w14:textId="77777777" w:rsidR="00571188" w:rsidRPr="00571188" w:rsidRDefault="00571188" w:rsidP="00571188">
            <w:pPr>
              <w:numPr>
                <w:ilvl w:val="0"/>
                <w:numId w:val="9"/>
              </w:numPr>
              <w:ind w:left="176" w:hanging="142"/>
              <w:contextualSpacing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 xml:space="preserve">Des </w:t>
            </w:r>
            <w:proofErr w:type="spellStart"/>
            <w:r w:rsidRPr="00571188">
              <w:rPr>
                <w:sz w:val="20"/>
                <w:szCs w:val="20"/>
              </w:rPr>
              <w:t>références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fausses</w:t>
            </w:r>
            <w:proofErr w:type="spellEnd"/>
            <w:r w:rsidRPr="00571188">
              <w:rPr>
                <w:sz w:val="20"/>
                <w:szCs w:val="20"/>
              </w:rPr>
              <w:t xml:space="preserve">. </w:t>
            </w:r>
          </w:p>
          <w:p w14:paraId="68944D8A" w14:textId="77777777" w:rsidR="00571188" w:rsidRPr="00571188" w:rsidRDefault="00571188" w:rsidP="00F66A94">
            <w:pPr>
              <w:rPr>
                <w:sz w:val="20"/>
                <w:szCs w:val="20"/>
              </w:rPr>
            </w:pPr>
          </w:p>
        </w:tc>
        <w:tc>
          <w:tcPr>
            <w:tcW w:w="2147" w:type="dxa"/>
          </w:tcPr>
          <w:p w14:paraId="1C6F9521" w14:textId="77777777" w:rsidR="00571188" w:rsidRPr="00571188" w:rsidRDefault="00571188" w:rsidP="00F66A94">
            <w:pPr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2</w:t>
            </w:r>
          </w:p>
          <w:p w14:paraId="7FB8DF56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L’étudiant intègre des références à l’œuvre</w:t>
            </w:r>
          </w:p>
          <w:p w14:paraId="725CE9F7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Inexactes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ou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vagues</w:t>
            </w:r>
            <w:proofErr w:type="spellEnd"/>
          </w:p>
          <w:p w14:paraId="71888F28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Manquantes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ou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incomplètes</w:t>
            </w:r>
            <w:proofErr w:type="spellEnd"/>
            <w:r w:rsidRPr="00571188">
              <w:rPr>
                <w:sz w:val="20"/>
                <w:szCs w:val="20"/>
              </w:rPr>
              <w:t>.</w:t>
            </w:r>
          </w:p>
          <w:p w14:paraId="1EE8D710" w14:textId="77777777" w:rsidR="00571188" w:rsidRPr="00571188" w:rsidRDefault="00571188" w:rsidP="00F66A94">
            <w:pPr>
              <w:rPr>
                <w:sz w:val="20"/>
                <w:szCs w:val="20"/>
              </w:rPr>
            </w:pPr>
          </w:p>
        </w:tc>
        <w:tc>
          <w:tcPr>
            <w:tcW w:w="2146" w:type="dxa"/>
          </w:tcPr>
          <w:p w14:paraId="658F3915" w14:textId="77777777" w:rsidR="00571188" w:rsidRPr="00571188" w:rsidRDefault="00571188" w:rsidP="00F66A94">
            <w:pPr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3</w:t>
            </w:r>
          </w:p>
          <w:p w14:paraId="428DC447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L’étudiant intègre des références à l’œuvre</w:t>
            </w:r>
          </w:p>
          <w:p w14:paraId="53AFB5FA" w14:textId="77777777" w:rsidR="00571188" w:rsidRPr="00571188" w:rsidRDefault="00571188" w:rsidP="00571188">
            <w:pPr>
              <w:numPr>
                <w:ilvl w:val="0"/>
                <w:numId w:val="11"/>
              </w:numPr>
              <w:ind w:left="172" w:hanging="142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Généralement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vraies</w:t>
            </w:r>
            <w:proofErr w:type="spellEnd"/>
          </w:p>
          <w:p w14:paraId="16E51E06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En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nombre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suffisant</w:t>
            </w:r>
            <w:proofErr w:type="spellEnd"/>
            <w:del w:id="8" w:author="Julie Roberge" w:date="2017-11-20T13:13:00Z">
              <w:r w:rsidRPr="00571188" w:rsidDel="00170503">
                <w:rPr>
                  <w:sz w:val="20"/>
                  <w:szCs w:val="20"/>
                </w:rPr>
                <w:delText xml:space="preserve"> </w:delText>
              </w:r>
            </w:del>
          </w:p>
        </w:tc>
        <w:tc>
          <w:tcPr>
            <w:tcW w:w="2147" w:type="dxa"/>
          </w:tcPr>
          <w:p w14:paraId="6EBD9CBA" w14:textId="77777777" w:rsidR="00571188" w:rsidRPr="00571188" w:rsidRDefault="00571188" w:rsidP="00F66A94">
            <w:pPr>
              <w:ind w:left="1"/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4</w:t>
            </w:r>
          </w:p>
          <w:p w14:paraId="7B326F85" w14:textId="77777777" w:rsidR="00571188" w:rsidRPr="00571188" w:rsidRDefault="00571188" w:rsidP="00F66A94">
            <w:pPr>
              <w:ind w:left="1"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L’étudiant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intègre</w:t>
            </w:r>
            <w:proofErr w:type="spellEnd"/>
            <w:r w:rsidRPr="00571188">
              <w:rPr>
                <w:sz w:val="20"/>
                <w:szCs w:val="20"/>
              </w:rPr>
              <w:t xml:space="preserve"> des </w:t>
            </w:r>
            <w:proofErr w:type="spellStart"/>
            <w:r w:rsidRPr="00571188">
              <w:rPr>
                <w:sz w:val="20"/>
                <w:szCs w:val="20"/>
              </w:rPr>
              <w:t>références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</w:p>
          <w:p w14:paraId="58ED4D82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Vraies</w:t>
            </w:r>
            <w:proofErr w:type="spellEnd"/>
          </w:p>
          <w:p w14:paraId="22C34860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En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nombre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suffisant</w:t>
            </w:r>
            <w:proofErr w:type="spellEnd"/>
          </w:p>
          <w:p w14:paraId="38BC3DAD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Tirées</w:t>
            </w:r>
            <w:proofErr w:type="spellEnd"/>
            <w:r w:rsidRPr="00571188">
              <w:rPr>
                <w:sz w:val="20"/>
                <w:szCs w:val="20"/>
              </w:rPr>
              <w:t xml:space="preserve"> de </w:t>
            </w:r>
            <w:proofErr w:type="spellStart"/>
            <w:r w:rsidRPr="00571188">
              <w:rPr>
                <w:sz w:val="20"/>
                <w:szCs w:val="20"/>
              </w:rPr>
              <w:t>l’ensemble</w:t>
            </w:r>
            <w:proofErr w:type="spellEnd"/>
            <w:r w:rsidRPr="00571188">
              <w:rPr>
                <w:sz w:val="20"/>
                <w:szCs w:val="20"/>
              </w:rPr>
              <w:t xml:space="preserve"> de </w:t>
            </w:r>
            <w:proofErr w:type="spellStart"/>
            <w:r w:rsidRPr="00571188">
              <w:rPr>
                <w:sz w:val="20"/>
                <w:szCs w:val="20"/>
              </w:rPr>
              <w:t>l’œuvre</w:t>
            </w:r>
            <w:proofErr w:type="spellEnd"/>
          </w:p>
          <w:p w14:paraId="2896F588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Précises.</w:t>
            </w:r>
          </w:p>
        </w:tc>
        <w:tc>
          <w:tcPr>
            <w:tcW w:w="2147" w:type="dxa"/>
          </w:tcPr>
          <w:p w14:paraId="42563A86" w14:textId="77777777" w:rsidR="00571188" w:rsidRPr="00571188" w:rsidRDefault="00571188" w:rsidP="00F66A94">
            <w:pPr>
              <w:ind w:left="1"/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5</w:t>
            </w:r>
          </w:p>
          <w:p w14:paraId="010FF18A" w14:textId="77777777" w:rsidR="00571188" w:rsidRPr="00571188" w:rsidRDefault="00571188" w:rsidP="00F66A94">
            <w:pPr>
              <w:ind w:left="1"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L’étudiant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intègre</w:t>
            </w:r>
            <w:proofErr w:type="spellEnd"/>
            <w:r w:rsidRPr="00571188">
              <w:rPr>
                <w:sz w:val="20"/>
                <w:szCs w:val="20"/>
              </w:rPr>
              <w:t xml:space="preserve"> des </w:t>
            </w:r>
            <w:proofErr w:type="spellStart"/>
            <w:r w:rsidRPr="00571188">
              <w:rPr>
                <w:sz w:val="20"/>
                <w:szCs w:val="20"/>
              </w:rPr>
              <w:t>références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</w:p>
          <w:p w14:paraId="5BB1D9DA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Vraies</w:t>
            </w:r>
            <w:proofErr w:type="spellEnd"/>
          </w:p>
          <w:p w14:paraId="50FF6C2B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En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nombre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suffisant</w:t>
            </w:r>
            <w:proofErr w:type="spellEnd"/>
          </w:p>
          <w:p w14:paraId="71E5891B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Tirées</w:t>
            </w:r>
            <w:proofErr w:type="spellEnd"/>
            <w:r w:rsidRPr="00571188">
              <w:rPr>
                <w:sz w:val="20"/>
                <w:szCs w:val="20"/>
              </w:rPr>
              <w:t xml:space="preserve"> de </w:t>
            </w:r>
            <w:proofErr w:type="spellStart"/>
            <w:r w:rsidRPr="00571188">
              <w:rPr>
                <w:sz w:val="20"/>
                <w:szCs w:val="20"/>
              </w:rPr>
              <w:t>l’ensemble</w:t>
            </w:r>
            <w:proofErr w:type="spellEnd"/>
            <w:r w:rsidRPr="00571188">
              <w:rPr>
                <w:sz w:val="20"/>
                <w:szCs w:val="20"/>
              </w:rPr>
              <w:t xml:space="preserve"> de </w:t>
            </w:r>
            <w:proofErr w:type="spellStart"/>
            <w:r w:rsidRPr="00571188">
              <w:rPr>
                <w:sz w:val="20"/>
                <w:szCs w:val="20"/>
              </w:rPr>
              <w:t>l’œuvre</w:t>
            </w:r>
            <w:proofErr w:type="spellEnd"/>
          </w:p>
          <w:p w14:paraId="0DC9C8B2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Précises</w:t>
            </w:r>
          </w:p>
          <w:p w14:paraId="1125201F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Qui portent sur des éléments clés.</w:t>
            </w:r>
          </w:p>
        </w:tc>
      </w:tr>
      <w:tr w:rsidR="00571188" w:rsidRPr="00571188" w14:paraId="7E520A6C" w14:textId="77777777" w:rsidTr="00F66A94">
        <w:tc>
          <w:tcPr>
            <w:tcW w:w="2127" w:type="dxa"/>
          </w:tcPr>
          <w:p w14:paraId="41CAE227" w14:textId="77777777" w:rsidR="00571188" w:rsidRPr="00571188" w:rsidRDefault="00571188" w:rsidP="00F66A94">
            <w:pPr>
              <w:rPr>
                <w:b/>
                <w:sz w:val="20"/>
                <w:szCs w:val="20"/>
                <w:lang w:val="fr-CA"/>
              </w:rPr>
            </w:pPr>
            <w:r w:rsidRPr="00571188">
              <w:rPr>
                <w:b/>
                <w:sz w:val="20"/>
                <w:szCs w:val="20"/>
                <w:lang w:val="fr-CA"/>
              </w:rPr>
              <w:t>3. Traitement du sujet</w:t>
            </w:r>
            <w:r w:rsidRPr="00571188">
              <w:rPr>
                <w:sz w:val="20"/>
                <w:szCs w:val="20"/>
                <w:lang w:val="fr-CA"/>
              </w:rPr>
              <w:t xml:space="preserve"> </w:t>
            </w:r>
          </w:p>
          <w:p w14:paraId="1F52C531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</w:p>
          <w:p w14:paraId="4563A62B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L’étudiant formule des idées/relève des passages représentatifs de :</w:t>
            </w:r>
          </w:p>
          <w:p w14:paraId="1AEA9065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</w:p>
          <w:p w14:paraId="33B24530" w14:textId="77777777" w:rsidR="00571188" w:rsidRPr="00571188" w:rsidRDefault="00571188" w:rsidP="00571188">
            <w:pPr>
              <w:numPr>
                <w:ilvl w:val="0"/>
                <w:numId w:val="13"/>
              </w:numPr>
              <w:ind w:left="176" w:hanging="118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L’œuvre</w:t>
            </w:r>
            <w:proofErr w:type="spellEnd"/>
          </w:p>
          <w:p w14:paraId="59151BC0" w14:textId="77777777" w:rsidR="00571188" w:rsidRPr="00571188" w:rsidRDefault="00571188" w:rsidP="00571188">
            <w:pPr>
              <w:numPr>
                <w:ilvl w:val="0"/>
                <w:numId w:val="13"/>
              </w:numPr>
              <w:ind w:left="176" w:hanging="118"/>
              <w:contextualSpacing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 xml:space="preserve">La </w:t>
            </w:r>
            <w:proofErr w:type="spellStart"/>
            <w:r w:rsidRPr="00571188">
              <w:rPr>
                <w:sz w:val="20"/>
                <w:szCs w:val="20"/>
              </w:rPr>
              <w:t>thématique</w:t>
            </w:r>
            <w:proofErr w:type="spellEnd"/>
          </w:p>
          <w:p w14:paraId="19D6825F" w14:textId="77777777" w:rsidR="00571188" w:rsidRPr="00571188" w:rsidRDefault="00571188" w:rsidP="00571188">
            <w:pPr>
              <w:numPr>
                <w:ilvl w:val="0"/>
                <w:numId w:val="13"/>
              </w:numPr>
              <w:ind w:left="176" w:hanging="118"/>
              <w:contextualSpacing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 xml:space="preserve">Le </w:t>
            </w:r>
            <w:proofErr w:type="spellStart"/>
            <w:ins w:id="9" w:author="Julie Roberge" w:date="2017-11-20T13:26:00Z">
              <w:r w:rsidRPr="00571188">
                <w:rPr>
                  <w:sz w:val="20"/>
                  <w:szCs w:val="20"/>
                </w:rPr>
                <w:t>sujet</w:t>
              </w:r>
              <w:proofErr w:type="spellEnd"/>
              <w:r w:rsidRPr="00571188">
                <w:rPr>
                  <w:sz w:val="20"/>
                  <w:szCs w:val="20"/>
                </w:rPr>
                <w:t xml:space="preserve"> </w:t>
              </w:r>
              <w:proofErr w:type="spellStart"/>
              <w:r w:rsidRPr="00571188">
                <w:rPr>
                  <w:sz w:val="20"/>
                  <w:szCs w:val="20"/>
                </w:rPr>
                <w:t>soumis</w:t>
              </w:r>
            </w:ins>
            <w:proofErr w:type="spellEnd"/>
          </w:p>
          <w:p w14:paraId="55544662" w14:textId="77777777" w:rsidR="00571188" w:rsidRPr="00571188" w:rsidRDefault="00571188" w:rsidP="00571188">
            <w:pPr>
              <w:numPr>
                <w:ilvl w:val="0"/>
                <w:numId w:val="13"/>
              </w:numPr>
              <w:ind w:left="176" w:hanging="118"/>
              <w:contextualSpacing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Son propos</w:t>
            </w:r>
          </w:p>
          <w:p w14:paraId="1D1D0F92" w14:textId="77777777" w:rsidR="00571188" w:rsidRPr="00571188" w:rsidRDefault="00571188" w:rsidP="00F66A94">
            <w:pPr>
              <w:ind w:left="176"/>
              <w:contextualSpacing/>
              <w:rPr>
                <w:sz w:val="20"/>
                <w:szCs w:val="20"/>
              </w:rPr>
            </w:pPr>
          </w:p>
        </w:tc>
        <w:tc>
          <w:tcPr>
            <w:tcW w:w="2166" w:type="dxa"/>
            <w:gridSpan w:val="2"/>
          </w:tcPr>
          <w:p w14:paraId="7EEB1214" w14:textId="77777777" w:rsidR="00571188" w:rsidRPr="00571188" w:rsidRDefault="00571188" w:rsidP="00F66A94">
            <w:pPr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0</w:t>
            </w:r>
          </w:p>
          <w:p w14:paraId="1B217265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L’étudiant formule des idées/relève des passages</w:t>
            </w:r>
          </w:p>
          <w:p w14:paraId="6D2E3A2C" w14:textId="77777777" w:rsidR="00571188" w:rsidRPr="00571188" w:rsidRDefault="00571188" w:rsidP="00571188">
            <w:pPr>
              <w:numPr>
                <w:ilvl w:val="0"/>
                <w:numId w:val="15"/>
              </w:numPr>
              <w:ind w:left="203" w:hanging="203"/>
              <w:contextualSpacing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Qui ne sont pas représentatifs de l’œuvre/de la thématique</w:t>
            </w:r>
          </w:p>
          <w:p w14:paraId="217A8DA4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203" w:hanging="203"/>
              <w:contextualSpacing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 xml:space="preserve">Qui ne répondent pas </w:t>
            </w:r>
            <w:ins w:id="10" w:author="Julie Roberge" w:date="2017-11-20T13:26:00Z">
              <w:r w:rsidRPr="00571188">
                <w:rPr>
                  <w:sz w:val="20"/>
                  <w:szCs w:val="20"/>
                  <w:lang w:val="fr-CA"/>
                </w:rPr>
                <w:t>au sujet soumis</w:t>
              </w:r>
            </w:ins>
          </w:p>
          <w:p w14:paraId="75989688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</w:p>
          <w:p w14:paraId="79D3C3F5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</w:p>
        </w:tc>
        <w:tc>
          <w:tcPr>
            <w:tcW w:w="2146" w:type="dxa"/>
          </w:tcPr>
          <w:p w14:paraId="4C118537" w14:textId="77777777" w:rsidR="00571188" w:rsidRPr="00571188" w:rsidRDefault="00571188" w:rsidP="00F66A94">
            <w:pPr>
              <w:ind w:left="1"/>
              <w:jc w:val="center"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4</w:t>
            </w:r>
          </w:p>
          <w:p w14:paraId="57306885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L’étudiant formule des idées/relève des passages</w:t>
            </w:r>
          </w:p>
          <w:p w14:paraId="7726927A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Peu représentatifs, circonstanciels (effet limité à un passage) ou inappropriés</w:t>
            </w:r>
          </w:p>
          <w:p w14:paraId="1DCE3C32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Dont le lien est ténu avec son propos.</w:t>
            </w:r>
          </w:p>
        </w:tc>
        <w:tc>
          <w:tcPr>
            <w:tcW w:w="2147" w:type="dxa"/>
          </w:tcPr>
          <w:p w14:paraId="0BE816F8" w14:textId="77777777" w:rsidR="00571188" w:rsidRPr="00571188" w:rsidRDefault="00571188" w:rsidP="00F66A94">
            <w:pPr>
              <w:ind w:left="1"/>
              <w:jc w:val="center"/>
              <w:rPr>
                <w:sz w:val="18"/>
                <w:szCs w:val="18"/>
                <w:lang w:val="fr-CA"/>
              </w:rPr>
            </w:pPr>
            <w:r w:rsidRPr="00571188">
              <w:rPr>
                <w:sz w:val="18"/>
                <w:szCs w:val="18"/>
                <w:lang w:val="fr-CA"/>
              </w:rPr>
              <w:t>8</w:t>
            </w:r>
          </w:p>
          <w:p w14:paraId="61C5E289" w14:textId="77777777" w:rsidR="00571188" w:rsidRPr="00571188" w:rsidRDefault="00571188" w:rsidP="00F66A94">
            <w:pPr>
              <w:rPr>
                <w:sz w:val="18"/>
                <w:szCs w:val="18"/>
                <w:lang w:val="fr-CA"/>
              </w:rPr>
            </w:pPr>
            <w:r w:rsidRPr="00571188">
              <w:rPr>
                <w:sz w:val="18"/>
                <w:szCs w:val="18"/>
                <w:lang w:val="fr-CA"/>
              </w:rPr>
              <w:t>L’étudiant formule des idées/relève des passages</w:t>
            </w:r>
          </w:p>
          <w:p w14:paraId="7F9095AE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18"/>
                <w:szCs w:val="18"/>
              </w:rPr>
            </w:pPr>
            <w:proofErr w:type="spellStart"/>
            <w:r w:rsidRPr="00571188">
              <w:rPr>
                <w:sz w:val="18"/>
                <w:szCs w:val="18"/>
              </w:rPr>
              <w:t>Partiellement</w:t>
            </w:r>
            <w:proofErr w:type="spellEnd"/>
            <w:r w:rsidRPr="00571188">
              <w:rPr>
                <w:sz w:val="18"/>
                <w:szCs w:val="18"/>
              </w:rPr>
              <w:t xml:space="preserve"> </w:t>
            </w:r>
            <w:proofErr w:type="spellStart"/>
            <w:r w:rsidRPr="00571188">
              <w:rPr>
                <w:sz w:val="18"/>
                <w:szCs w:val="18"/>
              </w:rPr>
              <w:t>représentatifs</w:t>
            </w:r>
            <w:proofErr w:type="spellEnd"/>
          </w:p>
          <w:p w14:paraId="68CB3456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18"/>
                <w:szCs w:val="18"/>
              </w:rPr>
            </w:pPr>
            <w:r w:rsidRPr="00571188">
              <w:rPr>
                <w:sz w:val="18"/>
                <w:szCs w:val="18"/>
              </w:rPr>
              <w:t xml:space="preserve">Qui </w:t>
            </w:r>
            <w:proofErr w:type="spellStart"/>
            <w:r w:rsidRPr="00571188">
              <w:rPr>
                <w:sz w:val="18"/>
                <w:szCs w:val="18"/>
              </w:rPr>
              <w:t>illustrent</w:t>
            </w:r>
            <w:proofErr w:type="spellEnd"/>
            <w:r w:rsidRPr="00571188">
              <w:rPr>
                <w:sz w:val="18"/>
                <w:szCs w:val="18"/>
              </w:rPr>
              <w:t xml:space="preserve"> </w:t>
            </w:r>
            <w:proofErr w:type="spellStart"/>
            <w:r w:rsidRPr="00571188">
              <w:rPr>
                <w:rFonts w:cs="Calibri"/>
                <w:sz w:val="18"/>
                <w:szCs w:val="18"/>
              </w:rPr>
              <w:t>partiellement</w:t>
            </w:r>
            <w:proofErr w:type="spellEnd"/>
            <w:r w:rsidRPr="00571188">
              <w:rPr>
                <w:sz w:val="18"/>
                <w:szCs w:val="18"/>
              </w:rPr>
              <w:t xml:space="preserve"> son </w:t>
            </w:r>
            <w:proofErr w:type="spellStart"/>
            <w:r w:rsidRPr="00571188">
              <w:rPr>
                <w:sz w:val="18"/>
                <w:szCs w:val="18"/>
              </w:rPr>
              <w:t>propos</w:t>
            </w:r>
            <w:proofErr w:type="spellEnd"/>
          </w:p>
          <w:p w14:paraId="56A3B875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18"/>
                <w:szCs w:val="18"/>
                <w:lang w:val="fr-CA"/>
              </w:rPr>
            </w:pPr>
            <w:r w:rsidRPr="00571188">
              <w:rPr>
                <w:sz w:val="18"/>
                <w:szCs w:val="18"/>
                <w:lang w:val="fr-CA"/>
              </w:rPr>
              <w:t>Qui négligent un aspect important du texte</w:t>
            </w:r>
          </w:p>
          <w:p w14:paraId="61E84BF3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18"/>
                <w:szCs w:val="18"/>
              </w:rPr>
            </w:pPr>
            <w:r w:rsidRPr="00571188">
              <w:rPr>
                <w:sz w:val="18"/>
                <w:szCs w:val="18"/>
              </w:rPr>
              <w:t xml:space="preserve">Mal </w:t>
            </w:r>
            <w:proofErr w:type="spellStart"/>
            <w:r w:rsidRPr="00571188">
              <w:rPr>
                <w:sz w:val="18"/>
                <w:szCs w:val="18"/>
              </w:rPr>
              <w:t>délimités</w:t>
            </w:r>
            <w:proofErr w:type="spellEnd"/>
            <w:r w:rsidRPr="00571188">
              <w:rPr>
                <w:sz w:val="18"/>
                <w:szCs w:val="18"/>
              </w:rPr>
              <w:t xml:space="preserve">/mal </w:t>
            </w:r>
            <w:proofErr w:type="spellStart"/>
            <w:r w:rsidRPr="00571188">
              <w:rPr>
                <w:sz w:val="18"/>
                <w:szCs w:val="18"/>
              </w:rPr>
              <w:t>ciblés</w:t>
            </w:r>
            <w:proofErr w:type="spellEnd"/>
            <w:r w:rsidRPr="00571188">
              <w:rPr>
                <w:sz w:val="18"/>
                <w:szCs w:val="18"/>
              </w:rPr>
              <w:t>.</w:t>
            </w:r>
          </w:p>
        </w:tc>
        <w:tc>
          <w:tcPr>
            <w:tcW w:w="2146" w:type="dxa"/>
          </w:tcPr>
          <w:p w14:paraId="27B69540" w14:textId="77777777" w:rsidR="00571188" w:rsidRPr="00571188" w:rsidRDefault="00571188" w:rsidP="00F66A94">
            <w:pPr>
              <w:ind w:left="1"/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12</w:t>
            </w:r>
          </w:p>
          <w:p w14:paraId="22888847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L’étudiant formule des idées/relève des passages</w:t>
            </w:r>
          </w:p>
          <w:p w14:paraId="6AE0BEF7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Généralement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représentatifs</w:t>
            </w:r>
            <w:proofErr w:type="spellEnd"/>
          </w:p>
          <w:p w14:paraId="4B0B0C41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Qui illustrent minimalement son propos.</w:t>
            </w:r>
          </w:p>
        </w:tc>
        <w:tc>
          <w:tcPr>
            <w:tcW w:w="2147" w:type="dxa"/>
          </w:tcPr>
          <w:p w14:paraId="01E203A4" w14:textId="77777777" w:rsidR="00571188" w:rsidRPr="00571188" w:rsidRDefault="00571188" w:rsidP="00F66A94">
            <w:pPr>
              <w:ind w:left="1"/>
              <w:jc w:val="center"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16</w:t>
            </w:r>
          </w:p>
          <w:p w14:paraId="56B25EE1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L’étudiant formule des idées/relève des passages</w:t>
            </w:r>
          </w:p>
          <w:p w14:paraId="13EEAF57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Représentatifs</w:t>
            </w:r>
            <w:proofErr w:type="spellEnd"/>
          </w:p>
          <w:p w14:paraId="46C95FAB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 xml:space="preserve">Qui </w:t>
            </w:r>
            <w:proofErr w:type="spellStart"/>
            <w:r w:rsidRPr="00571188">
              <w:rPr>
                <w:sz w:val="20"/>
                <w:szCs w:val="20"/>
              </w:rPr>
              <w:t>illustrent</w:t>
            </w:r>
            <w:proofErr w:type="spellEnd"/>
            <w:r w:rsidRPr="00571188">
              <w:rPr>
                <w:sz w:val="20"/>
                <w:szCs w:val="20"/>
              </w:rPr>
              <w:t xml:space="preserve"> son </w:t>
            </w:r>
            <w:proofErr w:type="spellStart"/>
            <w:r w:rsidRPr="00571188">
              <w:rPr>
                <w:sz w:val="20"/>
                <w:szCs w:val="20"/>
              </w:rPr>
              <w:t>propos</w:t>
            </w:r>
            <w:proofErr w:type="spellEnd"/>
            <w:r w:rsidRPr="00571188">
              <w:rPr>
                <w:sz w:val="20"/>
                <w:szCs w:val="20"/>
              </w:rPr>
              <w:t>.</w:t>
            </w:r>
          </w:p>
        </w:tc>
        <w:tc>
          <w:tcPr>
            <w:tcW w:w="2147" w:type="dxa"/>
          </w:tcPr>
          <w:p w14:paraId="3667EC67" w14:textId="77777777" w:rsidR="00571188" w:rsidRPr="00571188" w:rsidRDefault="00571188" w:rsidP="00F66A94">
            <w:pPr>
              <w:ind w:left="1"/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20</w:t>
            </w:r>
          </w:p>
          <w:p w14:paraId="4BE4F79F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 xml:space="preserve">L’étudiant formule des idées/relève des passages </w:t>
            </w:r>
          </w:p>
          <w:p w14:paraId="29FC5E30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Particulièrement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représentatifs</w:t>
            </w:r>
            <w:proofErr w:type="spellEnd"/>
            <w:r w:rsidRPr="00571188">
              <w:rPr>
                <w:sz w:val="20"/>
                <w:szCs w:val="20"/>
              </w:rPr>
              <w:t>/</w:t>
            </w:r>
            <w:proofErr w:type="spellStart"/>
            <w:r w:rsidRPr="00571188">
              <w:rPr>
                <w:sz w:val="20"/>
                <w:szCs w:val="20"/>
              </w:rPr>
              <w:t>clés</w:t>
            </w:r>
            <w:proofErr w:type="spellEnd"/>
          </w:p>
          <w:p w14:paraId="51B61F98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 xml:space="preserve">Qui </w:t>
            </w:r>
            <w:proofErr w:type="spellStart"/>
            <w:r w:rsidRPr="00571188">
              <w:rPr>
                <w:sz w:val="20"/>
                <w:szCs w:val="20"/>
              </w:rPr>
              <w:t>illustrent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particulièrement</w:t>
            </w:r>
            <w:proofErr w:type="spellEnd"/>
            <w:r w:rsidRPr="00571188">
              <w:rPr>
                <w:sz w:val="20"/>
                <w:szCs w:val="20"/>
              </w:rPr>
              <w:t xml:space="preserve"> son </w:t>
            </w:r>
            <w:proofErr w:type="spellStart"/>
            <w:r w:rsidRPr="00571188">
              <w:rPr>
                <w:sz w:val="20"/>
                <w:szCs w:val="20"/>
              </w:rPr>
              <w:t>propos</w:t>
            </w:r>
            <w:proofErr w:type="spellEnd"/>
          </w:p>
          <w:p w14:paraId="52E6E0FC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Qui soulèvent des aspects importants de l’œuvre.</w:t>
            </w:r>
          </w:p>
        </w:tc>
      </w:tr>
      <w:tr w:rsidR="00571188" w:rsidRPr="00571188" w14:paraId="072D3E76" w14:textId="77777777" w:rsidTr="00F66A94">
        <w:tc>
          <w:tcPr>
            <w:tcW w:w="2127" w:type="dxa"/>
          </w:tcPr>
          <w:p w14:paraId="2C66BA23" w14:textId="77777777" w:rsidR="00571188" w:rsidRPr="00571188" w:rsidRDefault="00571188" w:rsidP="00F66A94">
            <w:pPr>
              <w:keepNext/>
              <w:keepLines/>
              <w:rPr>
                <w:b/>
                <w:sz w:val="20"/>
                <w:szCs w:val="20"/>
                <w:lang w:val="fr-CA"/>
              </w:rPr>
            </w:pPr>
            <w:r w:rsidRPr="00571188">
              <w:rPr>
                <w:b/>
                <w:sz w:val="20"/>
                <w:szCs w:val="20"/>
                <w:lang w:val="fr-CA"/>
              </w:rPr>
              <w:lastRenderedPageBreak/>
              <w:t xml:space="preserve">4. Interprétation - </w:t>
            </w:r>
          </w:p>
          <w:p w14:paraId="7BFF8F94" w14:textId="77777777" w:rsidR="00571188" w:rsidRPr="00571188" w:rsidRDefault="00571188" w:rsidP="00F66A94">
            <w:pPr>
              <w:keepNext/>
              <w:keepLines/>
              <w:rPr>
                <w:b/>
                <w:sz w:val="20"/>
                <w:szCs w:val="20"/>
                <w:lang w:val="fr-CA"/>
              </w:rPr>
            </w:pPr>
            <w:r w:rsidRPr="00571188">
              <w:rPr>
                <w:b/>
                <w:sz w:val="20"/>
                <w:szCs w:val="20"/>
                <w:lang w:val="fr-CA"/>
              </w:rPr>
              <w:t>Démonstration</w:t>
            </w:r>
          </w:p>
          <w:p w14:paraId="163409D1" w14:textId="77777777" w:rsidR="00571188" w:rsidRPr="00571188" w:rsidRDefault="00571188" w:rsidP="00F66A94">
            <w:pPr>
              <w:keepNext/>
              <w:keepLines/>
              <w:rPr>
                <w:b/>
                <w:sz w:val="20"/>
                <w:szCs w:val="20"/>
                <w:lang w:val="fr-CA"/>
              </w:rPr>
            </w:pPr>
          </w:p>
          <w:p w14:paraId="656963E0" w14:textId="77777777" w:rsidR="00571188" w:rsidRPr="00571188" w:rsidRDefault="00571188" w:rsidP="00F66A94">
            <w:pPr>
              <w:keepNext/>
              <w:keepLines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 xml:space="preserve">L’étudiant développe / explique les idées choisies, fait des liens entre les passages, les idées et le sujet développé; il explique les notions littéraires </w:t>
            </w:r>
            <w:ins w:id="11" w:author="Julie Roberge" w:date="2017-11-20T13:38:00Z">
              <w:r w:rsidRPr="00571188">
                <w:rPr>
                  <w:sz w:val="20"/>
                  <w:szCs w:val="20"/>
                  <w:lang w:val="fr-CA"/>
                </w:rPr>
                <w:t xml:space="preserve">ou </w:t>
              </w:r>
            </w:ins>
            <w:r w:rsidRPr="00571188">
              <w:rPr>
                <w:sz w:val="20"/>
                <w:szCs w:val="20"/>
                <w:lang w:val="fr-CA"/>
              </w:rPr>
              <w:t>sociohistoriques.</w:t>
            </w:r>
          </w:p>
        </w:tc>
        <w:tc>
          <w:tcPr>
            <w:tcW w:w="2166" w:type="dxa"/>
            <w:gridSpan w:val="2"/>
          </w:tcPr>
          <w:p w14:paraId="1729771F" w14:textId="77777777" w:rsidR="00571188" w:rsidRPr="00571188" w:rsidRDefault="00571188" w:rsidP="00F66A94">
            <w:pPr>
              <w:keepNext/>
              <w:keepLines/>
              <w:jc w:val="center"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0</w:t>
            </w:r>
          </w:p>
          <w:p w14:paraId="2CCBA592" w14:textId="77777777" w:rsidR="00571188" w:rsidRPr="00571188" w:rsidRDefault="00571188" w:rsidP="00F66A94">
            <w:pPr>
              <w:keepNext/>
              <w:keepLines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L’étudiant n’explique pas : interprétation/ démonstration absentes :</w:t>
            </w:r>
          </w:p>
          <w:p w14:paraId="1B9BAC8E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Contenu</w:t>
            </w:r>
            <w:proofErr w:type="spellEnd"/>
          </w:p>
          <w:p w14:paraId="3E37873F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Forme</w:t>
            </w:r>
            <w:proofErr w:type="spellEnd"/>
          </w:p>
          <w:p w14:paraId="734C568C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Contextes</w:t>
            </w:r>
            <w:proofErr w:type="spellEnd"/>
          </w:p>
          <w:p w14:paraId="52A130D2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Énoncé</w:t>
            </w:r>
            <w:proofErr w:type="spellEnd"/>
          </w:p>
          <w:p w14:paraId="0CDABACA" w14:textId="77777777" w:rsidR="00571188" w:rsidRPr="00571188" w:rsidRDefault="00571188" w:rsidP="00F66A94">
            <w:pPr>
              <w:keepNext/>
              <w:keepLines/>
              <w:jc w:val="center"/>
              <w:rPr>
                <w:sz w:val="20"/>
                <w:szCs w:val="20"/>
              </w:rPr>
            </w:pPr>
          </w:p>
        </w:tc>
        <w:tc>
          <w:tcPr>
            <w:tcW w:w="2146" w:type="dxa"/>
          </w:tcPr>
          <w:p w14:paraId="3E3C8A56" w14:textId="77777777" w:rsidR="00571188" w:rsidRPr="00571188" w:rsidRDefault="00571188" w:rsidP="00F66A94">
            <w:pPr>
              <w:keepNext/>
              <w:keepLines/>
              <w:ind w:left="1"/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6</w:t>
            </w:r>
          </w:p>
          <w:p w14:paraId="3393CC80" w14:textId="77777777" w:rsidR="00571188" w:rsidRPr="00571188" w:rsidRDefault="00571188" w:rsidP="00F66A94">
            <w:pPr>
              <w:keepNext/>
              <w:keepLines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L’étudiant peine à donner un sens à l’œuvre : interprétation/</w:t>
            </w:r>
            <w:proofErr w:type="spellStart"/>
            <w:r w:rsidRPr="00571188">
              <w:rPr>
                <w:sz w:val="20"/>
                <w:szCs w:val="20"/>
                <w:lang w:val="fr-CA"/>
              </w:rPr>
              <w:t>démons</w:t>
            </w:r>
            <w:r w:rsidRPr="00571188">
              <w:rPr>
                <w:rFonts w:cs="Calibri"/>
                <w:sz w:val="20"/>
                <w:szCs w:val="20"/>
                <w:lang w:val="fr-CA"/>
              </w:rPr>
              <w:t>∙</w:t>
            </w:r>
            <w:r w:rsidRPr="00571188">
              <w:rPr>
                <w:sz w:val="20"/>
                <w:szCs w:val="20"/>
                <w:lang w:val="fr-CA"/>
              </w:rPr>
              <w:t>tration</w:t>
            </w:r>
            <w:proofErr w:type="spellEnd"/>
            <w:r w:rsidRPr="00571188">
              <w:rPr>
                <w:sz w:val="20"/>
                <w:szCs w:val="20"/>
                <w:lang w:val="fr-CA"/>
              </w:rPr>
              <w:t xml:space="preserve"> insuffisantes ou fautives :</w:t>
            </w:r>
          </w:p>
          <w:p w14:paraId="48191A60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Contenu</w:t>
            </w:r>
            <w:proofErr w:type="spellEnd"/>
          </w:p>
          <w:p w14:paraId="0615A07B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Forme</w:t>
            </w:r>
            <w:proofErr w:type="spellEnd"/>
          </w:p>
          <w:p w14:paraId="06BA4CBA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Contextes</w:t>
            </w:r>
            <w:proofErr w:type="spellEnd"/>
          </w:p>
          <w:p w14:paraId="341E3E55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Énoncé</w:t>
            </w:r>
            <w:proofErr w:type="spellEnd"/>
          </w:p>
          <w:p w14:paraId="074A16A7" w14:textId="77777777" w:rsidR="00571188" w:rsidRPr="00571188" w:rsidRDefault="00571188" w:rsidP="00F66A94">
            <w:pPr>
              <w:keepNext/>
              <w:keepLines/>
              <w:ind w:left="1"/>
              <w:jc w:val="center"/>
              <w:rPr>
                <w:sz w:val="20"/>
                <w:szCs w:val="20"/>
              </w:rPr>
            </w:pPr>
          </w:p>
        </w:tc>
        <w:tc>
          <w:tcPr>
            <w:tcW w:w="2147" w:type="dxa"/>
          </w:tcPr>
          <w:p w14:paraId="4053BAFE" w14:textId="77777777" w:rsidR="00571188" w:rsidRPr="00571188" w:rsidRDefault="00571188" w:rsidP="00F66A94">
            <w:pPr>
              <w:keepNext/>
              <w:keepLines/>
              <w:ind w:left="1"/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12</w:t>
            </w:r>
          </w:p>
          <w:p w14:paraId="67397032" w14:textId="77777777" w:rsidR="00571188" w:rsidRPr="00571188" w:rsidRDefault="00571188" w:rsidP="00F66A94">
            <w:pPr>
              <w:keepNext/>
              <w:keepLines/>
              <w:ind w:left="1"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 xml:space="preserve">L’étudiant </w:t>
            </w:r>
            <w:ins w:id="12" w:author="Julie Roberge" w:date="2017-11-20T13:37:00Z">
              <w:r w:rsidRPr="00571188">
                <w:rPr>
                  <w:sz w:val="20"/>
                  <w:szCs w:val="20"/>
                  <w:lang w:val="fr-CA"/>
                </w:rPr>
                <w:t>reste à la surface/</w:t>
              </w:r>
            </w:ins>
            <w:r w:rsidRPr="00571188">
              <w:rPr>
                <w:sz w:val="20"/>
                <w:szCs w:val="20"/>
                <w:lang w:val="fr-CA"/>
              </w:rPr>
              <w:t>paraphrase</w:t>
            </w:r>
            <w:ins w:id="13" w:author="Julie Roberge" w:date="2017-11-20T13:37:00Z">
              <w:r w:rsidRPr="00571188">
                <w:rPr>
                  <w:sz w:val="20"/>
                  <w:szCs w:val="20"/>
                  <w:lang w:val="fr-CA"/>
                </w:rPr>
                <w:t> :</w:t>
              </w:r>
            </w:ins>
            <w:r w:rsidRPr="00571188">
              <w:rPr>
                <w:sz w:val="20"/>
                <w:szCs w:val="20"/>
                <w:lang w:val="fr-CA"/>
              </w:rPr>
              <w:t xml:space="preserve"> interprétation/</w:t>
            </w:r>
            <w:proofErr w:type="spellStart"/>
            <w:r w:rsidRPr="00571188">
              <w:rPr>
                <w:sz w:val="20"/>
                <w:szCs w:val="20"/>
                <w:lang w:val="fr-CA"/>
              </w:rPr>
              <w:t>démons</w:t>
            </w:r>
            <w:r w:rsidRPr="00571188">
              <w:rPr>
                <w:rFonts w:cs="Calibri"/>
                <w:sz w:val="20"/>
                <w:szCs w:val="20"/>
                <w:lang w:val="fr-CA"/>
              </w:rPr>
              <w:t>∙</w:t>
            </w:r>
            <w:r w:rsidRPr="00571188">
              <w:rPr>
                <w:sz w:val="20"/>
                <w:szCs w:val="20"/>
                <w:lang w:val="fr-CA"/>
              </w:rPr>
              <w:t>tration</w:t>
            </w:r>
            <w:proofErr w:type="spellEnd"/>
            <w:r w:rsidRPr="00571188">
              <w:rPr>
                <w:sz w:val="20"/>
                <w:szCs w:val="20"/>
                <w:lang w:val="fr-CA"/>
              </w:rPr>
              <w:t xml:space="preserve"> partielles :</w:t>
            </w:r>
          </w:p>
          <w:p w14:paraId="21922AC6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Contenu</w:t>
            </w:r>
            <w:proofErr w:type="spellEnd"/>
          </w:p>
          <w:p w14:paraId="7F7FA406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Forme</w:t>
            </w:r>
            <w:proofErr w:type="spellEnd"/>
          </w:p>
          <w:p w14:paraId="5EC47FED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Contextes</w:t>
            </w:r>
            <w:proofErr w:type="spellEnd"/>
          </w:p>
          <w:p w14:paraId="336C89C8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Énoncé</w:t>
            </w:r>
            <w:proofErr w:type="spellEnd"/>
          </w:p>
          <w:p w14:paraId="65EE7999" w14:textId="77777777" w:rsidR="00571188" w:rsidRPr="00571188" w:rsidRDefault="00571188" w:rsidP="00F66A94">
            <w:pPr>
              <w:keepNext/>
              <w:keepLines/>
              <w:ind w:left="1"/>
              <w:rPr>
                <w:sz w:val="20"/>
                <w:szCs w:val="20"/>
              </w:rPr>
            </w:pPr>
          </w:p>
          <w:p w14:paraId="08BBC86A" w14:textId="77777777" w:rsidR="00571188" w:rsidRPr="00571188" w:rsidRDefault="00571188" w:rsidP="00F66A94">
            <w:pPr>
              <w:keepNext/>
              <w:keepLines/>
              <w:ind w:left="1"/>
              <w:jc w:val="center"/>
              <w:rPr>
                <w:sz w:val="20"/>
                <w:szCs w:val="20"/>
              </w:rPr>
            </w:pPr>
          </w:p>
        </w:tc>
        <w:tc>
          <w:tcPr>
            <w:tcW w:w="2146" w:type="dxa"/>
          </w:tcPr>
          <w:p w14:paraId="27043837" w14:textId="77777777" w:rsidR="00571188" w:rsidRPr="00571188" w:rsidRDefault="00571188" w:rsidP="00F66A94">
            <w:pPr>
              <w:keepNext/>
              <w:keepLines/>
              <w:ind w:left="1"/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18</w:t>
            </w:r>
          </w:p>
          <w:p w14:paraId="67ED682D" w14:textId="77777777" w:rsidR="00571188" w:rsidRPr="00571188" w:rsidRDefault="00571188" w:rsidP="00F66A94">
            <w:pPr>
              <w:keepNext/>
              <w:keepLines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L’étudiant donne un sens juste à l’œuvre : interprétation/</w:t>
            </w:r>
            <w:proofErr w:type="spellStart"/>
            <w:r w:rsidRPr="00571188">
              <w:rPr>
                <w:sz w:val="20"/>
                <w:szCs w:val="20"/>
                <w:lang w:val="fr-CA"/>
              </w:rPr>
              <w:t>démons</w:t>
            </w:r>
            <w:r w:rsidRPr="00571188">
              <w:rPr>
                <w:rFonts w:cs="Calibri"/>
                <w:sz w:val="20"/>
                <w:szCs w:val="20"/>
                <w:lang w:val="fr-CA"/>
              </w:rPr>
              <w:t>∙</w:t>
            </w:r>
            <w:r w:rsidRPr="00571188">
              <w:rPr>
                <w:sz w:val="20"/>
                <w:szCs w:val="20"/>
                <w:lang w:val="fr-CA"/>
              </w:rPr>
              <w:t>tration</w:t>
            </w:r>
            <w:proofErr w:type="spellEnd"/>
            <w:r w:rsidRPr="00571188">
              <w:rPr>
                <w:sz w:val="20"/>
                <w:szCs w:val="20"/>
                <w:lang w:val="fr-CA"/>
              </w:rPr>
              <w:t xml:space="preserve"> minimales :</w:t>
            </w:r>
          </w:p>
          <w:p w14:paraId="19C26A28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Contenu</w:t>
            </w:r>
            <w:proofErr w:type="spellEnd"/>
          </w:p>
          <w:p w14:paraId="526F31E8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Forme</w:t>
            </w:r>
            <w:proofErr w:type="spellEnd"/>
          </w:p>
          <w:p w14:paraId="0EDA8606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Contextes</w:t>
            </w:r>
            <w:proofErr w:type="spellEnd"/>
          </w:p>
          <w:p w14:paraId="70544781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Énoncé</w:t>
            </w:r>
            <w:proofErr w:type="spellEnd"/>
          </w:p>
          <w:p w14:paraId="6C4809F6" w14:textId="77777777" w:rsidR="00571188" w:rsidRPr="00571188" w:rsidRDefault="00571188" w:rsidP="00F66A94">
            <w:pPr>
              <w:keepNext/>
              <w:keepLines/>
              <w:rPr>
                <w:sz w:val="20"/>
                <w:szCs w:val="20"/>
              </w:rPr>
            </w:pPr>
          </w:p>
          <w:p w14:paraId="22B30400" w14:textId="77777777" w:rsidR="00571188" w:rsidRPr="00571188" w:rsidRDefault="00571188" w:rsidP="00F66A94">
            <w:pPr>
              <w:keepNext/>
              <w:keepLines/>
              <w:ind w:left="1"/>
              <w:jc w:val="center"/>
              <w:rPr>
                <w:sz w:val="20"/>
                <w:szCs w:val="20"/>
              </w:rPr>
            </w:pPr>
          </w:p>
        </w:tc>
        <w:tc>
          <w:tcPr>
            <w:tcW w:w="2147" w:type="dxa"/>
          </w:tcPr>
          <w:p w14:paraId="48AD418D" w14:textId="77777777" w:rsidR="00571188" w:rsidRPr="00571188" w:rsidRDefault="00571188" w:rsidP="00F66A94">
            <w:pPr>
              <w:keepNext/>
              <w:keepLines/>
              <w:ind w:left="1"/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24</w:t>
            </w:r>
          </w:p>
          <w:p w14:paraId="39B897FD" w14:textId="77777777" w:rsidR="00571188" w:rsidRPr="00571188" w:rsidRDefault="00571188" w:rsidP="00F66A94">
            <w:pPr>
              <w:keepNext/>
              <w:keepLines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L’étudiant montre la contribution au sens de l’œuvre :</w:t>
            </w:r>
          </w:p>
          <w:p w14:paraId="79AB8F9C" w14:textId="77777777" w:rsidR="00571188" w:rsidRPr="00571188" w:rsidRDefault="00571188" w:rsidP="00F66A94">
            <w:pPr>
              <w:keepNext/>
              <w:keepLines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interprétation</w:t>
            </w:r>
            <w:proofErr w:type="spellEnd"/>
            <w:r w:rsidRPr="00571188">
              <w:rPr>
                <w:sz w:val="20"/>
                <w:szCs w:val="20"/>
              </w:rPr>
              <w:t>/</w:t>
            </w:r>
            <w:proofErr w:type="spellStart"/>
            <w:r w:rsidRPr="00571188">
              <w:rPr>
                <w:sz w:val="20"/>
                <w:szCs w:val="20"/>
              </w:rPr>
              <w:t>démons</w:t>
            </w:r>
            <w:r w:rsidRPr="00571188">
              <w:rPr>
                <w:rFonts w:cs="Calibri"/>
                <w:sz w:val="20"/>
                <w:szCs w:val="20"/>
              </w:rPr>
              <w:t>∙</w:t>
            </w:r>
            <w:r w:rsidRPr="00571188">
              <w:rPr>
                <w:sz w:val="20"/>
                <w:szCs w:val="20"/>
              </w:rPr>
              <w:t>tration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justes</w:t>
            </w:r>
            <w:proofErr w:type="spellEnd"/>
            <w:r w:rsidRPr="00571188">
              <w:rPr>
                <w:sz w:val="20"/>
                <w:szCs w:val="20"/>
              </w:rPr>
              <w:t> :</w:t>
            </w:r>
          </w:p>
          <w:p w14:paraId="45B1578C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Contenu</w:t>
            </w:r>
            <w:proofErr w:type="spellEnd"/>
          </w:p>
          <w:p w14:paraId="3F7863B6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Forme</w:t>
            </w:r>
            <w:proofErr w:type="spellEnd"/>
          </w:p>
          <w:p w14:paraId="08960C65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Contextes</w:t>
            </w:r>
            <w:proofErr w:type="spellEnd"/>
          </w:p>
          <w:p w14:paraId="7F6638E8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Énoncé</w:t>
            </w:r>
            <w:proofErr w:type="spellEnd"/>
          </w:p>
          <w:p w14:paraId="0FA221A8" w14:textId="77777777" w:rsidR="00571188" w:rsidRPr="00571188" w:rsidRDefault="00571188" w:rsidP="00F66A94">
            <w:pPr>
              <w:keepNext/>
              <w:keepLines/>
              <w:ind w:left="1"/>
              <w:jc w:val="center"/>
              <w:rPr>
                <w:sz w:val="20"/>
                <w:szCs w:val="20"/>
              </w:rPr>
            </w:pPr>
          </w:p>
        </w:tc>
        <w:tc>
          <w:tcPr>
            <w:tcW w:w="2147" w:type="dxa"/>
          </w:tcPr>
          <w:p w14:paraId="59F1E9CB" w14:textId="77777777" w:rsidR="00571188" w:rsidRPr="00571188" w:rsidRDefault="00571188" w:rsidP="00F66A94">
            <w:pPr>
              <w:keepNext/>
              <w:keepLines/>
              <w:ind w:left="1"/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20</w:t>
            </w:r>
          </w:p>
          <w:p w14:paraId="30A300B1" w14:textId="77777777" w:rsidR="00571188" w:rsidRPr="00571188" w:rsidRDefault="00571188" w:rsidP="00F66A94">
            <w:pPr>
              <w:keepNext/>
              <w:keepLines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L’étudiant rend compte des subtilités de l’œuvre et de sa profondeur : interprétation/</w:t>
            </w:r>
            <w:proofErr w:type="spellStart"/>
            <w:r w:rsidRPr="00571188">
              <w:rPr>
                <w:sz w:val="20"/>
                <w:szCs w:val="20"/>
                <w:lang w:val="fr-CA"/>
              </w:rPr>
              <w:t>démons</w:t>
            </w:r>
            <w:r w:rsidRPr="00571188">
              <w:rPr>
                <w:rFonts w:cs="Calibri"/>
                <w:sz w:val="20"/>
                <w:szCs w:val="20"/>
                <w:lang w:val="fr-CA"/>
              </w:rPr>
              <w:t>∙</w:t>
            </w:r>
            <w:r w:rsidRPr="00571188">
              <w:rPr>
                <w:sz w:val="20"/>
                <w:szCs w:val="20"/>
                <w:lang w:val="fr-CA"/>
              </w:rPr>
              <w:t>tration</w:t>
            </w:r>
            <w:proofErr w:type="spellEnd"/>
            <w:r w:rsidRPr="00571188">
              <w:rPr>
                <w:sz w:val="20"/>
                <w:szCs w:val="20"/>
                <w:lang w:val="fr-CA"/>
              </w:rPr>
              <w:t xml:space="preserve"> précises :</w:t>
            </w:r>
          </w:p>
          <w:p w14:paraId="785E4803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Contenu</w:t>
            </w:r>
            <w:proofErr w:type="spellEnd"/>
          </w:p>
          <w:p w14:paraId="53FD8064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Forme</w:t>
            </w:r>
            <w:proofErr w:type="spellEnd"/>
          </w:p>
          <w:p w14:paraId="3F336C59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Contextes</w:t>
            </w:r>
            <w:proofErr w:type="spellEnd"/>
          </w:p>
          <w:p w14:paraId="32D05B03" w14:textId="77777777" w:rsidR="00571188" w:rsidRPr="00571188" w:rsidRDefault="00571188" w:rsidP="00571188">
            <w:pPr>
              <w:keepNext/>
              <w:keepLines/>
              <w:numPr>
                <w:ilvl w:val="0"/>
                <w:numId w:val="16"/>
              </w:numPr>
              <w:ind w:left="373" w:hanging="283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Énoncé</w:t>
            </w:r>
            <w:proofErr w:type="spellEnd"/>
          </w:p>
          <w:p w14:paraId="7E406345" w14:textId="77777777" w:rsidR="00571188" w:rsidRPr="00571188" w:rsidRDefault="00571188" w:rsidP="00F66A94">
            <w:pPr>
              <w:keepNext/>
              <w:keepLines/>
              <w:ind w:left="1"/>
              <w:jc w:val="center"/>
              <w:rPr>
                <w:sz w:val="20"/>
                <w:szCs w:val="20"/>
              </w:rPr>
            </w:pPr>
          </w:p>
        </w:tc>
      </w:tr>
      <w:tr w:rsidR="00571188" w:rsidRPr="00571188" w14:paraId="4509B4C3" w14:textId="77777777" w:rsidTr="00F66A94">
        <w:tc>
          <w:tcPr>
            <w:tcW w:w="2127" w:type="dxa"/>
          </w:tcPr>
          <w:p w14:paraId="6DC1FA06" w14:textId="77777777" w:rsidR="00571188" w:rsidRPr="00571188" w:rsidRDefault="00571188" w:rsidP="00F66A94">
            <w:pPr>
              <w:rPr>
                <w:b/>
                <w:sz w:val="20"/>
                <w:szCs w:val="20"/>
              </w:rPr>
            </w:pPr>
            <w:r w:rsidRPr="00571188">
              <w:rPr>
                <w:b/>
                <w:sz w:val="20"/>
                <w:szCs w:val="20"/>
              </w:rPr>
              <w:t xml:space="preserve">5. </w:t>
            </w:r>
            <w:proofErr w:type="spellStart"/>
            <w:r w:rsidRPr="00571188">
              <w:rPr>
                <w:b/>
                <w:sz w:val="20"/>
                <w:szCs w:val="20"/>
              </w:rPr>
              <w:t>Organisation</w:t>
            </w:r>
            <w:proofErr w:type="spellEnd"/>
            <w:r w:rsidRPr="00571188">
              <w:rPr>
                <w:b/>
                <w:sz w:val="20"/>
                <w:szCs w:val="20"/>
              </w:rPr>
              <w:t xml:space="preserve"> de la </w:t>
            </w:r>
            <w:proofErr w:type="spellStart"/>
            <w:r w:rsidRPr="00571188">
              <w:rPr>
                <w:b/>
                <w:sz w:val="20"/>
                <w:szCs w:val="20"/>
              </w:rPr>
              <w:t>rédaction</w:t>
            </w:r>
            <w:proofErr w:type="spellEnd"/>
            <w:del w:id="14" w:author="Julie Roberge" w:date="2017-11-20T13:31:00Z">
              <w:r w:rsidRPr="00571188" w:rsidDel="00541C98">
                <w:rPr>
                  <w:b/>
                  <w:sz w:val="20"/>
                  <w:szCs w:val="20"/>
                </w:rPr>
                <w:delText xml:space="preserve"> </w:delText>
              </w:r>
            </w:del>
          </w:p>
          <w:p w14:paraId="45A1AB1F" w14:textId="77777777" w:rsidR="00571188" w:rsidRPr="00571188" w:rsidRDefault="00571188" w:rsidP="00F66A94">
            <w:pPr>
              <w:rPr>
                <w:b/>
                <w:sz w:val="20"/>
                <w:szCs w:val="20"/>
              </w:rPr>
            </w:pPr>
          </w:p>
          <w:p w14:paraId="662E9050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L’étudiant organise son texte de façon cohérente en fonction de :</w:t>
            </w:r>
          </w:p>
          <w:p w14:paraId="236334EA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</w:p>
          <w:p w14:paraId="2FF1C568" w14:textId="77777777" w:rsidR="00571188" w:rsidRPr="00571188" w:rsidRDefault="00571188" w:rsidP="00571188">
            <w:pPr>
              <w:numPr>
                <w:ilvl w:val="0"/>
                <w:numId w:val="14"/>
              </w:numPr>
              <w:ind w:left="176" w:hanging="118"/>
              <w:contextualSpacing/>
              <w:rPr>
                <w:ins w:id="15" w:author="Julie Roberge" w:date="2017-11-20T13:42:00Z"/>
                <w:sz w:val="20"/>
                <w:szCs w:val="20"/>
              </w:rPr>
            </w:pPr>
            <w:ins w:id="16" w:author="Julie Roberge" w:date="2017-11-20T13:42:00Z">
              <w:r w:rsidRPr="00571188">
                <w:rPr>
                  <w:sz w:val="20"/>
                  <w:szCs w:val="20"/>
                </w:rPr>
                <w:t>L</w:t>
              </w:r>
            </w:ins>
            <w:r w:rsidRPr="00571188">
              <w:rPr>
                <w:sz w:val="20"/>
                <w:szCs w:val="20"/>
              </w:rPr>
              <w:t>a structure</w:t>
            </w:r>
            <w:ins w:id="17" w:author="Julie Roberge" w:date="2017-11-20T13:42:00Z">
              <w:r w:rsidRPr="00571188">
                <w:rPr>
                  <w:sz w:val="20"/>
                  <w:szCs w:val="20"/>
                </w:rPr>
                <w:t xml:space="preserve"> du </w:t>
              </w:r>
              <w:proofErr w:type="spellStart"/>
              <w:r w:rsidRPr="00571188">
                <w:rPr>
                  <w:sz w:val="20"/>
                  <w:szCs w:val="20"/>
                </w:rPr>
                <w:t>texte</w:t>
              </w:r>
              <w:proofErr w:type="spellEnd"/>
            </w:ins>
          </w:p>
          <w:p w14:paraId="692EFCCC" w14:textId="77777777" w:rsidR="00571188" w:rsidRPr="00571188" w:rsidRDefault="00571188" w:rsidP="00571188">
            <w:pPr>
              <w:numPr>
                <w:ilvl w:val="0"/>
                <w:numId w:val="14"/>
              </w:numPr>
              <w:ind w:left="176" w:hanging="118"/>
              <w:contextualSpacing/>
              <w:rPr>
                <w:b/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 xml:space="preserve">Le style </w:t>
            </w:r>
            <w:proofErr w:type="spellStart"/>
            <w:r w:rsidRPr="00571188">
              <w:rPr>
                <w:sz w:val="20"/>
                <w:szCs w:val="20"/>
                <w:lang w:val="fr-CA"/>
              </w:rPr>
              <w:t>du</w:t>
            </w:r>
            <w:del w:id="18" w:author="Julie Roberge" w:date="2017-11-20T13:44:00Z">
              <w:r w:rsidRPr="00571188" w:rsidDel="0074644F">
                <w:rPr>
                  <w:sz w:val="20"/>
                  <w:szCs w:val="20"/>
                  <w:lang w:val="fr-CA"/>
                </w:rPr>
                <w:delText xml:space="preserve"> </w:delText>
              </w:r>
            </w:del>
            <w:r w:rsidRPr="00571188">
              <w:rPr>
                <w:sz w:val="20"/>
                <w:szCs w:val="20"/>
                <w:lang w:val="fr-CA"/>
              </w:rPr>
              <w:t>texte</w:t>
            </w:r>
            <w:proofErr w:type="spellEnd"/>
            <w:r w:rsidRPr="00571188">
              <w:rPr>
                <w:sz w:val="20"/>
                <w:szCs w:val="20"/>
                <w:lang w:val="fr-CA"/>
              </w:rPr>
              <w:t xml:space="preserve"> demandé</w:t>
            </w:r>
          </w:p>
          <w:p w14:paraId="4AA50C07" w14:textId="77777777" w:rsidR="00571188" w:rsidRPr="00571188" w:rsidRDefault="00571188" w:rsidP="00571188">
            <w:pPr>
              <w:numPr>
                <w:ilvl w:val="0"/>
                <w:numId w:val="14"/>
              </w:numPr>
              <w:ind w:left="176" w:hanging="118"/>
              <w:contextualSpacing/>
              <w:rPr>
                <w:b/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 xml:space="preserve">Les </w:t>
            </w:r>
            <w:proofErr w:type="spellStart"/>
            <w:r w:rsidRPr="00571188">
              <w:rPr>
                <w:sz w:val="20"/>
                <w:szCs w:val="20"/>
              </w:rPr>
              <w:t>consignes</w:t>
            </w:r>
            <w:proofErr w:type="spellEnd"/>
          </w:p>
        </w:tc>
        <w:tc>
          <w:tcPr>
            <w:tcW w:w="2166" w:type="dxa"/>
            <w:gridSpan w:val="2"/>
          </w:tcPr>
          <w:p w14:paraId="38CB544A" w14:textId="77777777" w:rsidR="00571188" w:rsidRPr="00571188" w:rsidRDefault="00571188" w:rsidP="00F66A94">
            <w:pPr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0</w:t>
            </w:r>
          </w:p>
          <w:p w14:paraId="6B6D7C5D" w14:textId="77777777" w:rsidR="00571188" w:rsidRPr="00571188" w:rsidRDefault="00571188" w:rsidP="00F66A94">
            <w:pPr>
              <w:rPr>
                <w:ins w:id="19" w:author="Julie Roberge" w:date="2017-11-20T13:44:00Z"/>
                <w:sz w:val="20"/>
                <w:szCs w:val="20"/>
                <w:lang w:val="fr-CA"/>
              </w:rPr>
            </w:pPr>
            <w:ins w:id="20" w:author="Julie Roberge" w:date="2017-11-20T13:44:00Z">
              <w:r w:rsidRPr="00571188">
                <w:rPr>
                  <w:sz w:val="20"/>
                  <w:szCs w:val="20"/>
                  <w:lang w:val="fr-CA"/>
                </w:rPr>
                <w:t>L</w:t>
              </w:r>
            </w:ins>
            <w:r w:rsidRPr="00571188">
              <w:rPr>
                <w:sz w:val="20"/>
                <w:szCs w:val="20"/>
                <w:lang w:val="fr-CA"/>
              </w:rPr>
              <w:t>’étudiant rédige un texte sans tenir compte de</w:t>
            </w:r>
            <w:ins w:id="21" w:author="Julie Roberge" w:date="2017-11-20T13:54:00Z">
              <w:r w:rsidRPr="00571188">
                <w:rPr>
                  <w:sz w:val="20"/>
                  <w:szCs w:val="20"/>
                  <w:lang w:val="fr-CA"/>
                </w:rPr>
                <w:t xml:space="preserve"> la structure du texte, ni du style du texte demandé, ni des consignes</w:t>
              </w:r>
            </w:ins>
            <w:r w:rsidRPr="00571188">
              <w:rPr>
                <w:sz w:val="20"/>
                <w:szCs w:val="20"/>
                <w:lang w:val="fr-CA"/>
              </w:rPr>
              <w:t>.</w:t>
            </w:r>
          </w:p>
          <w:p w14:paraId="6248E1B0" w14:textId="77777777" w:rsidR="00571188" w:rsidRPr="00571188" w:rsidRDefault="00571188" w:rsidP="00F66A94">
            <w:pPr>
              <w:jc w:val="center"/>
              <w:rPr>
                <w:sz w:val="20"/>
                <w:szCs w:val="20"/>
                <w:lang w:val="fr-CA"/>
              </w:rPr>
            </w:pPr>
          </w:p>
        </w:tc>
        <w:tc>
          <w:tcPr>
            <w:tcW w:w="2146" w:type="dxa"/>
          </w:tcPr>
          <w:p w14:paraId="2106F7FA" w14:textId="77777777" w:rsidR="00571188" w:rsidRPr="00571188" w:rsidRDefault="00571188" w:rsidP="00F66A94">
            <w:pPr>
              <w:jc w:val="center"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2</w:t>
            </w:r>
          </w:p>
          <w:p w14:paraId="2363FFE6" w14:textId="77777777" w:rsidR="00571188" w:rsidRPr="00571188" w:rsidDel="00AC7C89" w:rsidRDefault="00571188" w:rsidP="00F66A94">
            <w:pPr>
              <w:rPr>
                <w:del w:id="22" w:author="Julie Roberge" w:date="2017-11-20T13:49:00Z"/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 xml:space="preserve">L’étudiant </w:t>
            </w:r>
            <w:ins w:id="23" w:author="Julie Roberge" w:date="2017-11-20T13:48:00Z">
              <w:r w:rsidRPr="00571188">
                <w:rPr>
                  <w:sz w:val="20"/>
                  <w:szCs w:val="20"/>
                  <w:lang w:val="fr-CA"/>
                </w:rPr>
                <w:t xml:space="preserve">respecte, de façon sommaire, la structure du texte, le style </w:t>
              </w:r>
            </w:ins>
            <w:ins w:id="24" w:author="Julie Roberge" w:date="2017-11-20T13:49:00Z">
              <w:r w:rsidRPr="00571188">
                <w:rPr>
                  <w:sz w:val="20"/>
                  <w:szCs w:val="20"/>
                  <w:lang w:val="fr-CA"/>
                </w:rPr>
                <w:t xml:space="preserve">du texte demandé </w:t>
              </w:r>
            </w:ins>
            <w:ins w:id="25" w:author="Julie Roberge" w:date="2017-11-20T13:48:00Z">
              <w:r w:rsidRPr="00571188">
                <w:rPr>
                  <w:sz w:val="20"/>
                  <w:szCs w:val="20"/>
                  <w:lang w:val="fr-CA"/>
                </w:rPr>
                <w:t>et les consignes </w:t>
              </w:r>
            </w:ins>
            <w:del w:id="26" w:author="Julie Roberge" w:date="2017-11-20T13:49:00Z">
              <w:r w:rsidRPr="00571188" w:rsidDel="00AC7C89">
                <w:rPr>
                  <w:sz w:val="20"/>
                  <w:szCs w:val="20"/>
                  <w:lang w:val="fr-CA"/>
                </w:rPr>
                <w:delText xml:space="preserve"> </w:delText>
              </w:r>
            </w:del>
          </w:p>
          <w:p w14:paraId="4E5CD85F" w14:textId="77777777" w:rsidR="00571188" w:rsidRPr="00571188" w:rsidRDefault="00571188" w:rsidP="00F66A94">
            <w:pPr>
              <w:ind w:left="142" w:hanging="141"/>
              <w:contextualSpacing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Quelques constituants essentiels sont vaguement reconnaissables</w:t>
            </w:r>
          </w:p>
          <w:p w14:paraId="5AE588BB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 xml:space="preserve">Le </w:t>
            </w:r>
            <w:proofErr w:type="spellStart"/>
            <w:r w:rsidRPr="00571188">
              <w:rPr>
                <w:sz w:val="20"/>
                <w:szCs w:val="20"/>
              </w:rPr>
              <w:t>texte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est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incohérent</w:t>
            </w:r>
            <w:proofErr w:type="spellEnd"/>
            <w:r w:rsidRPr="00571188">
              <w:rPr>
                <w:sz w:val="20"/>
                <w:szCs w:val="20"/>
              </w:rPr>
              <w:t>.</w:t>
            </w:r>
          </w:p>
        </w:tc>
        <w:tc>
          <w:tcPr>
            <w:tcW w:w="2147" w:type="dxa"/>
          </w:tcPr>
          <w:p w14:paraId="32BB4E11" w14:textId="77777777" w:rsidR="00571188" w:rsidRPr="00571188" w:rsidRDefault="00571188" w:rsidP="00F66A94">
            <w:pPr>
              <w:ind w:left="1"/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4</w:t>
            </w:r>
          </w:p>
          <w:p w14:paraId="56AEBDBD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L’étudiant respecte partiellement ou maladroitement la structure</w:t>
            </w:r>
            <w:ins w:id="27" w:author="Julie Roberge" w:date="2017-11-20T13:50:00Z">
              <w:r w:rsidRPr="00571188">
                <w:rPr>
                  <w:sz w:val="20"/>
                  <w:szCs w:val="20"/>
                  <w:lang w:val="fr-CA"/>
                </w:rPr>
                <w:t xml:space="preserve"> du texte, </w:t>
              </w:r>
            </w:ins>
            <w:r w:rsidRPr="00571188">
              <w:rPr>
                <w:sz w:val="20"/>
                <w:szCs w:val="20"/>
                <w:lang w:val="fr-CA"/>
              </w:rPr>
              <w:t xml:space="preserve"> le style du texte </w:t>
            </w:r>
            <w:ins w:id="28" w:author="Julie Roberge" w:date="2017-11-20T13:50:00Z">
              <w:r w:rsidRPr="00571188">
                <w:rPr>
                  <w:sz w:val="20"/>
                  <w:szCs w:val="20"/>
                  <w:lang w:val="fr-CA"/>
                </w:rPr>
                <w:t xml:space="preserve">demandé </w:t>
              </w:r>
            </w:ins>
            <w:r w:rsidRPr="00571188">
              <w:rPr>
                <w:sz w:val="20"/>
                <w:szCs w:val="20"/>
                <w:lang w:val="fr-CA"/>
              </w:rPr>
              <w:t>et l</w:t>
            </w:r>
            <w:ins w:id="29" w:author="Julie Roberge" w:date="2017-11-20T13:50:00Z">
              <w:r w:rsidRPr="00571188">
                <w:rPr>
                  <w:sz w:val="20"/>
                  <w:szCs w:val="20"/>
                  <w:lang w:val="fr-CA"/>
                </w:rPr>
                <w:t>es</w:t>
              </w:r>
            </w:ins>
            <w:r w:rsidRPr="00571188">
              <w:rPr>
                <w:sz w:val="20"/>
                <w:szCs w:val="20"/>
                <w:lang w:val="fr-CA"/>
              </w:rPr>
              <w:t xml:space="preserve"> consigne</w:t>
            </w:r>
            <w:ins w:id="30" w:author="Julie Roberge" w:date="2017-11-20T13:50:00Z">
              <w:r w:rsidRPr="00571188">
                <w:rPr>
                  <w:sz w:val="20"/>
                  <w:szCs w:val="20"/>
                  <w:lang w:val="fr-CA"/>
                </w:rPr>
                <w:t>s</w:t>
              </w:r>
            </w:ins>
            <w:r w:rsidRPr="00571188">
              <w:rPr>
                <w:sz w:val="20"/>
                <w:szCs w:val="20"/>
                <w:lang w:val="fr-CA"/>
              </w:rPr>
              <w:t> :</w:t>
            </w:r>
          </w:p>
          <w:p w14:paraId="08B1D427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Quelques constituants essentiels sont absents ;</w:t>
            </w:r>
          </w:p>
          <w:p w14:paraId="2924A380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Liens difficiles entre les idées/sauts dans la pensée ;</w:t>
            </w:r>
          </w:p>
          <w:p w14:paraId="7DA13C57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 xml:space="preserve">Manque de </w:t>
            </w:r>
            <w:proofErr w:type="spellStart"/>
            <w:r w:rsidRPr="00571188">
              <w:rPr>
                <w:sz w:val="20"/>
                <w:szCs w:val="20"/>
              </w:rPr>
              <w:t>cohérence</w:t>
            </w:r>
            <w:proofErr w:type="spellEnd"/>
            <w:r w:rsidRPr="00571188">
              <w:rPr>
                <w:sz w:val="20"/>
                <w:szCs w:val="20"/>
              </w:rPr>
              <w:t>.</w:t>
            </w:r>
          </w:p>
        </w:tc>
        <w:tc>
          <w:tcPr>
            <w:tcW w:w="2146" w:type="dxa"/>
          </w:tcPr>
          <w:p w14:paraId="2D94C374" w14:textId="77777777" w:rsidR="00571188" w:rsidRPr="00571188" w:rsidRDefault="00571188" w:rsidP="00F66A94">
            <w:pPr>
              <w:ind w:left="1"/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6</w:t>
            </w:r>
          </w:p>
          <w:p w14:paraId="3F1AF7B5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L’étudiant organise généralement son texte selon la structure</w:t>
            </w:r>
            <w:ins w:id="31" w:author="Julie Roberge" w:date="2017-11-20T13:51:00Z">
              <w:r w:rsidRPr="00571188">
                <w:rPr>
                  <w:sz w:val="20"/>
                  <w:szCs w:val="20"/>
                  <w:lang w:val="fr-CA"/>
                </w:rPr>
                <w:t xml:space="preserve"> du texte,</w:t>
              </w:r>
            </w:ins>
            <w:r w:rsidRPr="00571188">
              <w:rPr>
                <w:sz w:val="20"/>
                <w:szCs w:val="20"/>
                <w:lang w:val="fr-CA"/>
              </w:rPr>
              <w:t xml:space="preserve"> le style du  texte </w:t>
            </w:r>
            <w:ins w:id="32" w:author="Julie Roberge" w:date="2017-11-20T13:51:00Z">
              <w:r w:rsidRPr="00571188">
                <w:rPr>
                  <w:sz w:val="20"/>
                  <w:szCs w:val="20"/>
                  <w:lang w:val="fr-CA"/>
                </w:rPr>
                <w:t>demandé</w:t>
              </w:r>
            </w:ins>
            <w:r w:rsidRPr="00571188">
              <w:rPr>
                <w:sz w:val="20"/>
                <w:szCs w:val="20"/>
                <w:lang w:val="fr-CA"/>
              </w:rPr>
              <w:t xml:space="preserve"> et l</w:t>
            </w:r>
            <w:ins w:id="33" w:author="Julie Roberge" w:date="2017-11-20T13:51:00Z">
              <w:r w:rsidRPr="00571188">
                <w:rPr>
                  <w:sz w:val="20"/>
                  <w:szCs w:val="20"/>
                  <w:lang w:val="fr-CA"/>
                </w:rPr>
                <w:t>es</w:t>
              </w:r>
            </w:ins>
            <w:r w:rsidRPr="00571188">
              <w:rPr>
                <w:sz w:val="20"/>
                <w:szCs w:val="20"/>
                <w:lang w:val="fr-CA"/>
              </w:rPr>
              <w:t xml:space="preserve"> consigne</w:t>
            </w:r>
            <w:ins w:id="34" w:author="Julie Roberge" w:date="2017-11-20T13:51:00Z">
              <w:r w:rsidRPr="00571188">
                <w:rPr>
                  <w:sz w:val="20"/>
                  <w:szCs w:val="20"/>
                  <w:lang w:val="fr-CA"/>
                </w:rPr>
                <w:t>s</w:t>
              </w:r>
            </w:ins>
            <w:r w:rsidRPr="00571188">
              <w:rPr>
                <w:sz w:val="20"/>
                <w:szCs w:val="20"/>
                <w:lang w:val="fr-CA"/>
              </w:rPr>
              <w:t> :</w:t>
            </w:r>
          </w:p>
          <w:p w14:paraId="089DA7EF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Les constituants essentiels sont présents, mais leur intégration et les transitions entre les parties sont saccadées ;</w:t>
            </w:r>
          </w:p>
          <w:p w14:paraId="234032C0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 xml:space="preserve">Ordre/liens </w:t>
            </w:r>
            <w:proofErr w:type="spellStart"/>
            <w:r w:rsidRPr="00571188">
              <w:rPr>
                <w:sz w:val="20"/>
                <w:szCs w:val="20"/>
              </w:rPr>
              <w:t>généralement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logiques</w:t>
            </w:r>
            <w:proofErr w:type="spellEnd"/>
            <w:r w:rsidRPr="00571188">
              <w:rPr>
                <w:sz w:val="20"/>
                <w:szCs w:val="20"/>
              </w:rPr>
              <w:t> ;</w:t>
            </w:r>
          </w:p>
          <w:p w14:paraId="70E7A8B1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Texte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généralement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cohérent</w:t>
            </w:r>
            <w:proofErr w:type="spellEnd"/>
            <w:r w:rsidRPr="00571188">
              <w:rPr>
                <w:sz w:val="20"/>
                <w:szCs w:val="20"/>
              </w:rPr>
              <w:t>.</w:t>
            </w:r>
          </w:p>
        </w:tc>
        <w:tc>
          <w:tcPr>
            <w:tcW w:w="2147" w:type="dxa"/>
          </w:tcPr>
          <w:p w14:paraId="023F904E" w14:textId="77777777" w:rsidR="00571188" w:rsidRPr="00571188" w:rsidRDefault="00571188" w:rsidP="00F66A94">
            <w:pPr>
              <w:ind w:left="1"/>
              <w:jc w:val="center"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>8</w:t>
            </w:r>
          </w:p>
          <w:p w14:paraId="5B8FB981" w14:textId="77777777" w:rsidR="00571188" w:rsidRPr="00571188" w:rsidRDefault="00571188" w:rsidP="00F66A94">
            <w:pPr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L’étudiant organise son texte selon la structure</w:t>
            </w:r>
            <w:ins w:id="35" w:author="Julie Roberge" w:date="2017-11-20T13:52:00Z">
              <w:r w:rsidRPr="00571188">
                <w:rPr>
                  <w:sz w:val="20"/>
                  <w:szCs w:val="20"/>
                  <w:lang w:val="fr-CA"/>
                </w:rPr>
                <w:t xml:space="preserve"> du </w:t>
              </w:r>
              <w:proofErr w:type="spellStart"/>
              <w:r w:rsidRPr="00571188">
                <w:rPr>
                  <w:sz w:val="20"/>
                  <w:szCs w:val="20"/>
                  <w:lang w:val="fr-CA"/>
                </w:rPr>
                <w:t>texte,</w:t>
              </w:r>
            </w:ins>
            <w:r w:rsidRPr="00571188">
              <w:rPr>
                <w:sz w:val="20"/>
                <w:szCs w:val="20"/>
                <w:lang w:val="fr-CA"/>
              </w:rPr>
              <w:t>le</w:t>
            </w:r>
            <w:proofErr w:type="spellEnd"/>
            <w:r w:rsidRPr="00571188">
              <w:rPr>
                <w:sz w:val="20"/>
                <w:szCs w:val="20"/>
                <w:lang w:val="fr-CA"/>
              </w:rPr>
              <w:t xml:space="preserve"> style du  texte</w:t>
            </w:r>
            <w:ins w:id="36" w:author="Julie Roberge" w:date="2017-11-20T13:52:00Z">
              <w:r w:rsidRPr="00571188">
                <w:rPr>
                  <w:sz w:val="20"/>
                  <w:szCs w:val="20"/>
                  <w:lang w:val="fr-CA"/>
                </w:rPr>
                <w:t xml:space="preserve"> demandé</w:t>
              </w:r>
            </w:ins>
            <w:r w:rsidRPr="00571188">
              <w:rPr>
                <w:sz w:val="20"/>
                <w:szCs w:val="20"/>
                <w:lang w:val="fr-CA"/>
              </w:rPr>
              <w:t xml:space="preserve"> et l</w:t>
            </w:r>
            <w:ins w:id="37" w:author="Julie Roberge" w:date="2017-11-20T13:52:00Z">
              <w:r w:rsidRPr="00571188">
                <w:rPr>
                  <w:sz w:val="20"/>
                  <w:szCs w:val="20"/>
                  <w:lang w:val="fr-CA"/>
                </w:rPr>
                <w:t>es</w:t>
              </w:r>
            </w:ins>
            <w:r w:rsidRPr="00571188">
              <w:rPr>
                <w:sz w:val="20"/>
                <w:szCs w:val="20"/>
                <w:lang w:val="fr-CA"/>
              </w:rPr>
              <w:t xml:space="preserve"> consigne</w:t>
            </w:r>
            <w:ins w:id="38" w:author="Julie Roberge" w:date="2017-11-20T13:52:00Z">
              <w:r w:rsidRPr="00571188">
                <w:rPr>
                  <w:sz w:val="20"/>
                  <w:szCs w:val="20"/>
                  <w:lang w:val="fr-CA"/>
                </w:rPr>
                <w:t>s</w:t>
              </w:r>
            </w:ins>
            <w:r w:rsidRPr="00571188">
              <w:rPr>
                <w:sz w:val="20"/>
                <w:szCs w:val="20"/>
                <w:lang w:val="fr-CA"/>
              </w:rPr>
              <w:t> :</w:t>
            </w:r>
          </w:p>
          <w:p w14:paraId="33CC7A69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 xml:space="preserve">Les constituants essentiels sont présents, leur intégration et les transitions entre les parties sont bien faites ; </w:t>
            </w:r>
          </w:p>
          <w:p w14:paraId="4680D1E1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r w:rsidRPr="00571188">
              <w:rPr>
                <w:sz w:val="20"/>
                <w:szCs w:val="20"/>
              </w:rPr>
              <w:t xml:space="preserve">Ordre/liens </w:t>
            </w:r>
            <w:proofErr w:type="spellStart"/>
            <w:r w:rsidRPr="00571188">
              <w:rPr>
                <w:sz w:val="20"/>
                <w:szCs w:val="20"/>
              </w:rPr>
              <w:t>logiques</w:t>
            </w:r>
            <w:proofErr w:type="spellEnd"/>
            <w:r w:rsidRPr="00571188">
              <w:rPr>
                <w:sz w:val="20"/>
                <w:szCs w:val="20"/>
              </w:rPr>
              <w:t> ;</w:t>
            </w:r>
          </w:p>
          <w:p w14:paraId="5700865E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20"/>
                <w:szCs w:val="20"/>
              </w:rPr>
              <w:t>Texte</w:t>
            </w:r>
            <w:proofErr w:type="spellEnd"/>
            <w:r w:rsidRPr="00571188">
              <w:rPr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sz w:val="20"/>
                <w:szCs w:val="20"/>
              </w:rPr>
              <w:t>cohérent</w:t>
            </w:r>
            <w:proofErr w:type="spellEnd"/>
            <w:r w:rsidRPr="00571188">
              <w:rPr>
                <w:sz w:val="20"/>
                <w:szCs w:val="20"/>
              </w:rPr>
              <w:t>.</w:t>
            </w:r>
          </w:p>
        </w:tc>
        <w:tc>
          <w:tcPr>
            <w:tcW w:w="2147" w:type="dxa"/>
          </w:tcPr>
          <w:p w14:paraId="4A2FB7FD" w14:textId="77777777" w:rsidR="00571188" w:rsidRPr="00571188" w:rsidRDefault="00571188" w:rsidP="00F66A94">
            <w:pPr>
              <w:ind w:left="1"/>
              <w:jc w:val="center"/>
              <w:rPr>
                <w:sz w:val="18"/>
                <w:szCs w:val="18"/>
              </w:rPr>
            </w:pPr>
            <w:r w:rsidRPr="00571188">
              <w:rPr>
                <w:sz w:val="18"/>
                <w:szCs w:val="18"/>
              </w:rPr>
              <w:t>10</w:t>
            </w:r>
          </w:p>
          <w:p w14:paraId="23B237B5" w14:textId="77777777" w:rsidR="00571188" w:rsidRPr="00571188" w:rsidRDefault="00571188" w:rsidP="00F66A94">
            <w:pPr>
              <w:rPr>
                <w:sz w:val="18"/>
                <w:szCs w:val="18"/>
                <w:lang w:val="fr-CA"/>
              </w:rPr>
            </w:pPr>
            <w:r w:rsidRPr="00571188">
              <w:rPr>
                <w:sz w:val="18"/>
                <w:szCs w:val="18"/>
                <w:lang w:val="fr-CA"/>
              </w:rPr>
              <w:t>L’étudiant met la structure de son texte</w:t>
            </w:r>
            <w:ins w:id="39" w:author="Julie Roberge" w:date="2017-11-20T13:53:00Z">
              <w:r w:rsidRPr="00571188">
                <w:rPr>
                  <w:sz w:val="18"/>
                  <w:szCs w:val="18"/>
                  <w:lang w:val="fr-CA"/>
                </w:rPr>
                <w:t>, le style du texte demandé et le respect des consignes</w:t>
              </w:r>
            </w:ins>
            <w:r w:rsidRPr="00571188">
              <w:rPr>
                <w:sz w:val="18"/>
                <w:szCs w:val="18"/>
                <w:lang w:val="fr-CA"/>
              </w:rPr>
              <w:t xml:space="preserve"> au profit de ses idées :</w:t>
            </w:r>
          </w:p>
          <w:p w14:paraId="070FE995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18"/>
                <w:szCs w:val="18"/>
                <w:lang w:val="fr-CA"/>
              </w:rPr>
            </w:pPr>
            <w:r w:rsidRPr="00571188">
              <w:rPr>
                <w:sz w:val="18"/>
                <w:szCs w:val="18"/>
                <w:lang w:val="fr-CA"/>
              </w:rPr>
              <w:t>Les constituants essentiels sont présents, leur intégration et les transitions entre les parties sont particulièrement bien faites ;</w:t>
            </w:r>
          </w:p>
          <w:p w14:paraId="0880AFE8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18"/>
                <w:szCs w:val="18"/>
                <w:lang w:val="fr-CA"/>
              </w:rPr>
            </w:pPr>
            <w:r w:rsidRPr="00571188">
              <w:rPr>
                <w:sz w:val="18"/>
                <w:szCs w:val="18"/>
                <w:lang w:val="fr-CA"/>
              </w:rPr>
              <w:t>Fluidité dans le développement des idées ;</w:t>
            </w:r>
          </w:p>
          <w:p w14:paraId="4BE9024A" w14:textId="77777777" w:rsidR="00571188" w:rsidRPr="00571188" w:rsidRDefault="00571188" w:rsidP="00571188">
            <w:pPr>
              <w:numPr>
                <w:ilvl w:val="0"/>
                <w:numId w:val="8"/>
              </w:numPr>
              <w:ind w:left="142" w:hanging="141"/>
              <w:contextualSpacing/>
              <w:rPr>
                <w:sz w:val="20"/>
                <w:szCs w:val="20"/>
              </w:rPr>
            </w:pPr>
            <w:proofErr w:type="spellStart"/>
            <w:r w:rsidRPr="00571188">
              <w:rPr>
                <w:sz w:val="18"/>
                <w:szCs w:val="18"/>
              </w:rPr>
              <w:t>Texte</w:t>
            </w:r>
            <w:proofErr w:type="spellEnd"/>
            <w:r w:rsidRPr="00571188">
              <w:rPr>
                <w:sz w:val="18"/>
                <w:szCs w:val="18"/>
              </w:rPr>
              <w:t xml:space="preserve"> </w:t>
            </w:r>
            <w:proofErr w:type="spellStart"/>
            <w:r w:rsidRPr="00571188">
              <w:rPr>
                <w:sz w:val="18"/>
                <w:szCs w:val="18"/>
              </w:rPr>
              <w:t>particulièrement</w:t>
            </w:r>
            <w:proofErr w:type="spellEnd"/>
            <w:r w:rsidRPr="00571188">
              <w:rPr>
                <w:sz w:val="18"/>
                <w:szCs w:val="18"/>
              </w:rPr>
              <w:t xml:space="preserve"> </w:t>
            </w:r>
            <w:proofErr w:type="spellStart"/>
            <w:r w:rsidRPr="00571188">
              <w:rPr>
                <w:sz w:val="18"/>
                <w:szCs w:val="18"/>
              </w:rPr>
              <w:t>cohérent</w:t>
            </w:r>
            <w:proofErr w:type="spellEnd"/>
            <w:r w:rsidRPr="00571188">
              <w:rPr>
                <w:sz w:val="18"/>
                <w:szCs w:val="18"/>
              </w:rPr>
              <w:t>.</w:t>
            </w:r>
            <w:r w:rsidRPr="00571188">
              <w:rPr>
                <w:sz w:val="20"/>
                <w:szCs w:val="20"/>
              </w:rPr>
              <w:t xml:space="preserve"> </w:t>
            </w:r>
          </w:p>
        </w:tc>
      </w:tr>
      <w:tr w:rsidR="00571188" w:rsidRPr="00571188" w14:paraId="4ED761FA" w14:textId="77777777" w:rsidTr="00F66A94">
        <w:tc>
          <w:tcPr>
            <w:tcW w:w="2146" w:type="dxa"/>
            <w:gridSpan w:val="2"/>
          </w:tcPr>
          <w:p w14:paraId="20687B8D" w14:textId="77777777" w:rsidR="00571188" w:rsidRPr="00571188" w:rsidRDefault="00571188" w:rsidP="00F66A94">
            <w:pPr>
              <w:rPr>
                <w:b/>
                <w:sz w:val="20"/>
                <w:szCs w:val="20"/>
              </w:rPr>
            </w:pPr>
            <w:r w:rsidRPr="00571188">
              <w:rPr>
                <w:b/>
                <w:sz w:val="20"/>
                <w:szCs w:val="20"/>
              </w:rPr>
              <w:t>6. Langue</w:t>
            </w:r>
          </w:p>
          <w:p w14:paraId="63589A7A" w14:textId="77777777" w:rsidR="00571188" w:rsidRPr="00571188" w:rsidRDefault="00571188" w:rsidP="00F66A94">
            <w:pPr>
              <w:rPr>
                <w:b/>
                <w:sz w:val="20"/>
                <w:szCs w:val="20"/>
              </w:rPr>
            </w:pPr>
          </w:p>
        </w:tc>
        <w:tc>
          <w:tcPr>
            <w:tcW w:w="4293" w:type="dxa"/>
            <w:gridSpan w:val="2"/>
          </w:tcPr>
          <w:p w14:paraId="592B1462" w14:textId="77777777" w:rsidR="00571188" w:rsidRPr="00571188" w:rsidRDefault="00571188" w:rsidP="00F66A94">
            <w:pPr>
              <w:ind w:left="1"/>
              <w:rPr>
                <w:sz w:val="20"/>
                <w:szCs w:val="20"/>
                <w:lang w:val="fr-CA"/>
              </w:rPr>
            </w:pPr>
          </w:p>
          <w:p w14:paraId="64B9DA2D" w14:textId="77777777" w:rsidR="00571188" w:rsidRPr="00571188" w:rsidRDefault="00571188" w:rsidP="00F66A94">
            <w:pPr>
              <w:ind w:left="1"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Nombre d’erreurs : _____________</w:t>
            </w:r>
          </w:p>
          <w:p w14:paraId="48F3E3BD" w14:textId="77777777" w:rsidR="00571188" w:rsidRPr="00571188" w:rsidRDefault="00571188" w:rsidP="00F66A94">
            <w:pPr>
              <w:ind w:left="1"/>
              <w:rPr>
                <w:sz w:val="20"/>
                <w:szCs w:val="20"/>
                <w:lang w:val="fr-CA"/>
              </w:rPr>
            </w:pPr>
          </w:p>
          <w:p w14:paraId="4F749902" w14:textId="77777777" w:rsidR="00571188" w:rsidRPr="00571188" w:rsidRDefault="00571188" w:rsidP="00F66A94">
            <w:pPr>
              <w:ind w:left="1"/>
              <w:rPr>
                <w:sz w:val="20"/>
                <w:szCs w:val="20"/>
                <w:lang w:val="fr-CA"/>
              </w:rPr>
            </w:pPr>
            <w:r w:rsidRPr="00571188">
              <w:rPr>
                <w:sz w:val="20"/>
                <w:szCs w:val="20"/>
                <w:lang w:val="fr-CA"/>
              </w:rPr>
              <w:t>Nombre de mots : _____________</w:t>
            </w:r>
          </w:p>
        </w:tc>
        <w:tc>
          <w:tcPr>
            <w:tcW w:w="2147" w:type="dxa"/>
          </w:tcPr>
          <w:p w14:paraId="471EC947" w14:textId="77777777" w:rsidR="00571188" w:rsidRPr="00571188" w:rsidRDefault="00571188" w:rsidP="00F66A94">
            <w:pPr>
              <w:ind w:left="1"/>
              <w:rPr>
                <w:sz w:val="20"/>
                <w:szCs w:val="20"/>
                <w:lang w:val="fr-CA"/>
              </w:rPr>
            </w:pPr>
          </w:p>
          <w:p w14:paraId="031C83AF" w14:textId="77777777" w:rsidR="00571188" w:rsidRPr="00571188" w:rsidRDefault="00571188" w:rsidP="00F66A94">
            <w:pPr>
              <w:ind w:left="1"/>
              <w:jc w:val="center"/>
              <w:rPr>
                <w:sz w:val="20"/>
                <w:szCs w:val="20"/>
              </w:rPr>
            </w:pPr>
            <w:r w:rsidRPr="00571188">
              <w:rPr>
                <w:b/>
                <w:sz w:val="20"/>
                <w:szCs w:val="20"/>
              </w:rPr>
              <w:t>/80</w:t>
            </w:r>
          </w:p>
        </w:tc>
        <w:tc>
          <w:tcPr>
            <w:tcW w:w="4293" w:type="dxa"/>
            <w:gridSpan w:val="2"/>
          </w:tcPr>
          <w:p w14:paraId="77F490B6" w14:textId="77777777" w:rsidR="00571188" w:rsidRPr="00571188" w:rsidRDefault="00571188" w:rsidP="00F66A94">
            <w:pPr>
              <w:ind w:left="1"/>
              <w:jc w:val="center"/>
              <w:rPr>
                <w:b/>
                <w:sz w:val="20"/>
                <w:szCs w:val="20"/>
              </w:rPr>
            </w:pPr>
          </w:p>
          <w:p w14:paraId="7C60828A" w14:textId="77777777" w:rsidR="00571188" w:rsidRPr="00571188" w:rsidRDefault="00571188" w:rsidP="00F66A94">
            <w:pPr>
              <w:ind w:left="1"/>
              <w:jc w:val="center"/>
              <w:rPr>
                <w:sz w:val="20"/>
                <w:szCs w:val="20"/>
              </w:rPr>
            </w:pPr>
            <w:r w:rsidRPr="00571188">
              <w:rPr>
                <w:b/>
                <w:sz w:val="20"/>
                <w:szCs w:val="20"/>
              </w:rPr>
              <w:t xml:space="preserve">Total </w:t>
            </w:r>
            <w:proofErr w:type="spellStart"/>
            <w:r w:rsidRPr="00571188">
              <w:rPr>
                <w:b/>
                <w:sz w:val="20"/>
                <w:szCs w:val="20"/>
              </w:rPr>
              <w:t>en</w:t>
            </w:r>
            <w:proofErr w:type="spellEnd"/>
            <w:r w:rsidRPr="00571188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571188">
              <w:rPr>
                <w:b/>
                <w:sz w:val="20"/>
                <w:szCs w:val="20"/>
              </w:rPr>
              <w:t>littérature</w:t>
            </w:r>
            <w:proofErr w:type="spellEnd"/>
          </w:p>
        </w:tc>
        <w:tc>
          <w:tcPr>
            <w:tcW w:w="2147" w:type="dxa"/>
          </w:tcPr>
          <w:p w14:paraId="1D7CD29C" w14:textId="77777777" w:rsidR="00571188" w:rsidRPr="00571188" w:rsidRDefault="00571188" w:rsidP="00F66A94">
            <w:pPr>
              <w:ind w:left="1"/>
              <w:jc w:val="center"/>
              <w:rPr>
                <w:sz w:val="20"/>
                <w:szCs w:val="20"/>
              </w:rPr>
            </w:pPr>
          </w:p>
          <w:p w14:paraId="58A8627E" w14:textId="77777777" w:rsidR="00571188" w:rsidRPr="00571188" w:rsidRDefault="00571188" w:rsidP="00571188">
            <w:pPr>
              <w:ind w:left="1"/>
              <w:rPr>
                <w:sz w:val="20"/>
                <w:szCs w:val="20"/>
              </w:rPr>
            </w:pPr>
            <w:r w:rsidRPr="00571188">
              <w:rPr>
                <w:b/>
                <w:sz w:val="20"/>
                <w:szCs w:val="20"/>
              </w:rPr>
              <w:t xml:space="preserve">        /60       /20</w:t>
            </w:r>
          </w:p>
        </w:tc>
      </w:tr>
    </w:tbl>
    <w:p w14:paraId="37D6845E" w14:textId="77777777" w:rsidR="00571188" w:rsidRPr="00571188" w:rsidRDefault="00571188" w:rsidP="00571188">
      <w:pPr>
        <w:spacing w:after="160"/>
        <w:contextualSpacing/>
        <w:rPr>
          <w:rFonts w:ascii="Calibri" w:eastAsia="Calibri" w:hAnsi="Calibri" w:cs="Calibri"/>
          <w:sz w:val="18"/>
          <w:szCs w:val="18"/>
        </w:rPr>
      </w:pPr>
      <w:r w:rsidRPr="00571188">
        <w:rPr>
          <w:rFonts w:ascii="Calibri" w:eastAsia="Calibri" w:hAnsi="Calibri" w:cs="Calibri"/>
          <w:sz w:val="18"/>
          <w:szCs w:val="18"/>
        </w:rPr>
        <w:t>Commentaires :</w:t>
      </w:r>
    </w:p>
    <w:p w14:paraId="3BA0EE1A" w14:textId="77777777" w:rsidR="00571188" w:rsidRDefault="00571188" w:rsidP="00571188">
      <w:pPr>
        <w:spacing w:after="160"/>
        <w:contextualSpacing/>
        <w:rPr>
          <w:b/>
        </w:rPr>
        <w:sectPr w:rsidR="00571188" w:rsidSect="00F66A94">
          <w:footerReference w:type="default" r:id="rId26"/>
          <w:pgSz w:w="15840" w:h="12240" w:orient="landscape" w:code="1"/>
          <w:pgMar w:top="142" w:right="720" w:bottom="720" w:left="720" w:header="709" w:footer="709" w:gutter="0"/>
          <w:cols w:space="708"/>
          <w:docGrid w:linePitch="360"/>
        </w:sectPr>
      </w:pPr>
    </w:p>
    <w:p w14:paraId="27DB4120" w14:textId="77777777" w:rsidR="00571188" w:rsidRPr="00101FB4" w:rsidRDefault="00571188" w:rsidP="00571188">
      <w:pPr>
        <w:spacing w:after="200"/>
        <w:jc w:val="right"/>
        <w:rPr>
          <w:rFonts w:ascii="Times New Roman" w:hAnsi="Times New Roman"/>
          <w:b/>
        </w:rPr>
      </w:pPr>
      <w:r w:rsidRPr="00101FB4">
        <w:rPr>
          <w:rFonts w:ascii="Times New Roman" w:hAnsi="Times New Roman"/>
          <w:b/>
        </w:rPr>
        <w:lastRenderedPageBreak/>
        <w:t>Annexe 3</w:t>
      </w:r>
    </w:p>
    <w:p w14:paraId="215E2EC3" w14:textId="77777777" w:rsidR="00571188" w:rsidRPr="002F6E22" w:rsidRDefault="00571188" w:rsidP="00571188">
      <w:pPr>
        <w:tabs>
          <w:tab w:val="center" w:pos="4536"/>
          <w:tab w:val="left" w:pos="8265"/>
        </w:tabs>
        <w:ind w:left="-709" w:right="-716"/>
        <w:jc w:val="center"/>
        <w:rPr>
          <w:rFonts w:ascii="Times New Roman" w:eastAsia="Times New Roman" w:hAnsi="Times New Roman"/>
          <w:lang w:eastAsia="fr-CA"/>
        </w:rPr>
      </w:pPr>
      <w:r w:rsidRPr="002F6E22">
        <w:rPr>
          <w:rFonts w:ascii="Times New Roman" w:eastAsia="Times New Roman" w:hAnsi="Times New Roman"/>
          <w:b/>
          <w:bCs/>
          <w:smallCaps/>
          <w:sz w:val="28"/>
          <w:szCs w:val="28"/>
          <w:lang w:eastAsia="fr-CA"/>
        </w:rPr>
        <w:t xml:space="preserve">Codes de correction de la langue </w:t>
      </w:r>
      <w:r w:rsidRPr="002F6E22">
        <w:rPr>
          <w:rFonts w:ascii="Times New Roman" w:eastAsia="Times New Roman" w:hAnsi="Times New Roman"/>
          <w:bCs/>
          <w:smallCaps/>
          <w:sz w:val="18"/>
          <w:szCs w:val="28"/>
          <w:lang w:eastAsia="fr-CA"/>
        </w:rPr>
        <w:t>(H-18)</w:t>
      </w:r>
    </w:p>
    <w:tbl>
      <w:tblPr>
        <w:tblW w:w="9014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135"/>
        <w:gridCol w:w="1216"/>
        <w:gridCol w:w="2268"/>
        <w:gridCol w:w="4395"/>
      </w:tblGrid>
      <w:tr w:rsidR="00571188" w:rsidRPr="002F6E22" w14:paraId="7D4224C6" w14:textId="77777777" w:rsidTr="00F66A94">
        <w:trPr>
          <w:trHeight w:val="15"/>
          <w:jc w:val="center"/>
        </w:trPr>
        <w:tc>
          <w:tcPr>
            <w:tcW w:w="1135" w:type="dxa"/>
            <w:tcBorders>
              <w:top w:val="double" w:sz="6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534A2EA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Code</w:t>
            </w:r>
          </w:p>
        </w:tc>
        <w:tc>
          <w:tcPr>
            <w:tcW w:w="1216" w:type="dxa"/>
            <w:tcBorders>
              <w:top w:val="doub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5ACE10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Section</w:t>
            </w:r>
          </w:p>
        </w:tc>
        <w:tc>
          <w:tcPr>
            <w:tcW w:w="2268" w:type="dxa"/>
            <w:tcBorders>
              <w:top w:val="doub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9A01A99" w14:textId="77777777" w:rsidR="00571188" w:rsidRPr="002F6E22" w:rsidRDefault="00571188" w:rsidP="00F66A94">
            <w:pPr>
              <w:ind w:left="26" w:hanging="26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Nature de l'erreur</w:t>
            </w:r>
          </w:p>
        </w:tc>
        <w:tc>
          <w:tcPr>
            <w:tcW w:w="4395" w:type="dxa"/>
            <w:tcBorders>
              <w:top w:val="double" w:sz="6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2E2930CE" w14:textId="77777777" w:rsidR="00571188" w:rsidRPr="002F6E22" w:rsidRDefault="00571188" w:rsidP="00F66A94">
            <w:pPr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Il faut...</w:t>
            </w:r>
          </w:p>
        </w:tc>
      </w:tr>
      <w:tr w:rsidR="00571188" w:rsidRPr="002F6E22" w14:paraId="3C2A1C7A" w14:textId="77777777" w:rsidTr="00F66A94">
        <w:trPr>
          <w:trHeight w:val="15"/>
          <w:jc w:val="center"/>
        </w:trPr>
        <w:tc>
          <w:tcPr>
            <w:tcW w:w="1135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D89CD3E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AA</w:t>
            </w: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93B38A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5.3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F5BA440" w14:textId="77777777" w:rsidR="00571188" w:rsidRPr="002F6E22" w:rsidRDefault="00571188" w:rsidP="00F66A94">
            <w:pPr>
              <w:ind w:left="26" w:hanging="26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accord de l'adjectif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29B91367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accorder en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genre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et en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nombre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avec le nom ou le pronom </w:t>
            </w:r>
          </w:p>
        </w:tc>
      </w:tr>
      <w:tr w:rsidR="00571188" w:rsidRPr="002F6E22" w14:paraId="71421AE1" w14:textId="77777777" w:rsidTr="00F66A94">
        <w:trPr>
          <w:trHeight w:val="15"/>
          <w:jc w:val="center"/>
        </w:trPr>
        <w:tc>
          <w:tcPr>
            <w:tcW w:w="1135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69347CB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AD</w:t>
            </w: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B35F78F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5.2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067075B" w14:textId="77777777" w:rsidR="00571188" w:rsidRPr="002F6E22" w:rsidRDefault="00571188" w:rsidP="00F66A94">
            <w:pPr>
              <w:ind w:left="26" w:hanging="26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accord</w:t>
            </w:r>
            <w:r w:rsidRPr="002F6E22"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  <w:t xml:space="preserve"> du </w:t>
            </w: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déterminant</w:t>
            </w:r>
            <w:r w:rsidRPr="002F6E22"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  <w:t xml:space="preserve"> 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3B92292B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accorder en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genre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et en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nombre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avec le nom</w:t>
            </w:r>
          </w:p>
        </w:tc>
      </w:tr>
      <w:tr w:rsidR="00571188" w:rsidRPr="002F6E22" w14:paraId="4CFAD599" w14:textId="77777777" w:rsidTr="00F66A94">
        <w:trPr>
          <w:jc w:val="center"/>
        </w:trPr>
        <w:tc>
          <w:tcPr>
            <w:tcW w:w="1135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0E15CA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AMI</w:t>
            </w: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766972A" w14:textId="77777777" w:rsidR="00571188" w:rsidRPr="002F6E22" w:rsidRDefault="00571188" w:rsidP="00F66A94">
            <w:pPr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lang w:eastAsia="fr-CA"/>
              </w:rPr>
              <w:t> 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5C1E341" w14:textId="77777777" w:rsidR="00571188" w:rsidRPr="002F6E22" w:rsidRDefault="00571188" w:rsidP="00F66A94">
            <w:pPr>
              <w:ind w:left="26" w:hanging="26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accord injustifié d’un mot invariable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7A37E28B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laisser invariables les adverbes, prépositions, conjonctions, mots faisant partie d'une expression figée </w:t>
            </w:r>
          </w:p>
        </w:tc>
      </w:tr>
      <w:tr w:rsidR="00571188" w:rsidRPr="002F6E22" w14:paraId="5BCED70F" w14:textId="77777777" w:rsidTr="00F66A94">
        <w:trPr>
          <w:trHeight w:val="390"/>
          <w:jc w:val="center"/>
        </w:trPr>
        <w:tc>
          <w:tcPr>
            <w:tcW w:w="1135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DE12606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AN</w:t>
            </w: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7C8D0B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5.1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23BC92C" w14:textId="77777777" w:rsidR="00571188" w:rsidRPr="002F6E22" w:rsidRDefault="00571188" w:rsidP="00F66A94">
            <w:pPr>
              <w:ind w:left="26" w:hanging="26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accord</w:t>
            </w:r>
            <w:r w:rsidRPr="002F6E22"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  <w:t xml:space="preserve"> du </w:t>
            </w: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nom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3AA15F39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accorder en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genre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et en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nombre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avec le déterminant</w:t>
            </w:r>
          </w:p>
        </w:tc>
      </w:tr>
      <w:tr w:rsidR="00571188" w:rsidRPr="002F6E22" w14:paraId="0339A233" w14:textId="77777777" w:rsidTr="00F66A94">
        <w:trPr>
          <w:jc w:val="center"/>
        </w:trPr>
        <w:tc>
          <w:tcPr>
            <w:tcW w:w="1135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1D53FC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AP</w:t>
            </w: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52BB5D9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1.3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EC34BA" w14:textId="77777777" w:rsidR="00571188" w:rsidRPr="002F6E22" w:rsidRDefault="00571188" w:rsidP="00F66A94">
            <w:pPr>
              <w:ind w:left="26" w:hanging="26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accord du pronom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78AF96D0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accorder en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genre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, en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nombre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  et en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personne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avec son référent</w:t>
            </w:r>
          </w:p>
        </w:tc>
      </w:tr>
      <w:tr w:rsidR="00571188" w:rsidRPr="002F6E22" w14:paraId="14FC5515" w14:textId="77777777" w:rsidTr="00F66A94">
        <w:trPr>
          <w:jc w:val="center"/>
        </w:trPr>
        <w:tc>
          <w:tcPr>
            <w:tcW w:w="1135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5104316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APA</w:t>
            </w: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BEA848C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6.4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EEBF2BC" w14:textId="77777777" w:rsidR="00571188" w:rsidRPr="002F6E22" w:rsidRDefault="00571188" w:rsidP="00F66A94">
            <w:pPr>
              <w:ind w:left="26" w:hanging="26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accord</w:t>
            </w:r>
            <w:r w:rsidRPr="002F6E22"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  <w:t xml:space="preserve"> du </w:t>
            </w: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participe passé</w:t>
            </w:r>
            <w:r w:rsidRPr="002F6E22"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  <w:t xml:space="preserve"> employé avec </w:t>
            </w: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l’auxiliaire avoir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5CCBE425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accorder en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genre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et en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nombre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avec le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complément direct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placé en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avant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du verbe</w:t>
            </w:r>
          </w:p>
        </w:tc>
      </w:tr>
      <w:tr w:rsidR="00571188" w:rsidRPr="002F6E22" w14:paraId="2813B2D3" w14:textId="77777777" w:rsidTr="00F66A94">
        <w:trPr>
          <w:jc w:val="center"/>
        </w:trPr>
        <w:tc>
          <w:tcPr>
            <w:tcW w:w="1135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F58C0D9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APE</w:t>
            </w: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AEB23D6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6.3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CAD53C" w14:textId="77777777" w:rsidR="00571188" w:rsidRPr="002F6E22" w:rsidRDefault="00571188" w:rsidP="00F66A94">
            <w:pPr>
              <w:ind w:left="26" w:hanging="26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accord</w:t>
            </w:r>
            <w:r w:rsidRPr="002F6E22"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  <w:t xml:space="preserve"> du </w:t>
            </w: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participe passé</w:t>
            </w:r>
            <w:r w:rsidRPr="002F6E22"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  <w:t xml:space="preserve"> employé avec </w:t>
            </w: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l’auxiliaire être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65632873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accorder en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genre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et en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nombre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avec le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sujet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du verbe</w:t>
            </w:r>
          </w:p>
        </w:tc>
      </w:tr>
      <w:tr w:rsidR="00571188" w:rsidRPr="002F6E22" w14:paraId="60D43863" w14:textId="77777777" w:rsidTr="00F66A94">
        <w:trPr>
          <w:jc w:val="center"/>
        </w:trPr>
        <w:tc>
          <w:tcPr>
            <w:tcW w:w="1135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C00379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APP</w:t>
            </w: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F5202FC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6.5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496911" w14:textId="77777777" w:rsidR="00571188" w:rsidRPr="002F6E22" w:rsidRDefault="00571188" w:rsidP="00F66A94">
            <w:pPr>
              <w:ind w:left="26" w:hanging="26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accord</w:t>
            </w:r>
            <w:r w:rsidRPr="002F6E22"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  <w:t xml:space="preserve"> du </w:t>
            </w: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participe passé</w:t>
            </w:r>
            <w:r w:rsidRPr="002F6E22"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  <w:t xml:space="preserve"> des verbes </w:t>
            </w: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pronominaux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6350A41D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accorder le verbe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essentiellement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pronominal comme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APE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</w:t>
            </w:r>
          </w:p>
          <w:p w14:paraId="27B4DECD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accorder le verbe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accidentellement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pronominal comme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APA</w:t>
            </w:r>
          </w:p>
        </w:tc>
      </w:tr>
      <w:tr w:rsidR="00571188" w:rsidRPr="002F6E22" w14:paraId="39F519F9" w14:textId="77777777" w:rsidTr="00F66A94">
        <w:trPr>
          <w:jc w:val="center"/>
        </w:trPr>
        <w:tc>
          <w:tcPr>
            <w:tcW w:w="1135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884069B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APS</w:t>
            </w: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BFE3D95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6.2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38D255E" w14:textId="77777777" w:rsidR="00571188" w:rsidRPr="002F6E22" w:rsidRDefault="00571188" w:rsidP="00F66A94">
            <w:pPr>
              <w:ind w:left="26" w:hanging="26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accord</w:t>
            </w:r>
            <w:r w:rsidRPr="002F6E22"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  <w:t xml:space="preserve"> du </w:t>
            </w: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participe passé</w:t>
            </w:r>
            <w:r w:rsidRPr="002F6E22"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  <w:t xml:space="preserve"> employé </w:t>
            </w: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seul</w:t>
            </w:r>
            <w:r w:rsidRPr="002F6E22"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  <w:t>, sans auxiliaire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48DF4F61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accorder en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genre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et en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nombre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avec le nom ou le pronom</w:t>
            </w:r>
          </w:p>
        </w:tc>
      </w:tr>
      <w:tr w:rsidR="00571188" w:rsidRPr="002F6E22" w14:paraId="4BD5ACA8" w14:textId="77777777" w:rsidTr="00F66A94">
        <w:trPr>
          <w:jc w:val="center"/>
        </w:trPr>
        <w:tc>
          <w:tcPr>
            <w:tcW w:w="1135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AF24837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AV</w:t>
            </w: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BC928E5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5.4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F329489" w14:textId="77777777" w:rsidR="00571188" w:rsidRPr="002F6E22" w:rsidRDefault="00571188" w:rsidP="00F66A94">
            <w:pPr>
              <w:ind w:left="26" w:hanging="26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accord</w:t>
            </w:r>
            <w:r w:rsidRPr="002F6E22"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  <w:t xml:space="preserve"> du </w:t>
            </w: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verbe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12792038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accorder en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nombre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et en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personne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avec le sujet</w:t>
            </w:r>
          </w:p>
        </w:tc>
      </w:tr>
      <w:tr w:rsidR="00571188" w:rsidRPr="002F6E22" w14:paraId="246C695C" w14:textId="77777777" w:rsidTr="00F66A94">
        <w:trPr>
          <w:jc w:val="center"/>
        </w:trPr>
        <w:tc>
          <w:tcPr>
            <w:tcW w:w="1135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F4D783B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CV</w:t>
            </w: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0A490C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9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7A1347E" w14:textId="77777777" w:rsidR="00571188" w:rsidRPr="002F6E22" w:rsidRDefault="00571188" w:rsidP="00F66A94">
            <w:pPr>
              <w:ind w:left="26" w:hanging="26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conjugaison</w:t>
            </w:r>
            <w:r w:rsidRPr="002F6E22"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  <w:t xml:space="preserve"> du </w:t>
            </w: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verbe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3E67852A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consulter un ouvrage de conjugaison</w:t>
            </w:r>
          </w:p>
        </w:tc>
      </w:tr>
      <w:tr w:rsidR="00571188" w:rsidRPr="002F6E22" w14:paraId="34DBA1F2" w14:textId="77777777" w:rsidTr="00F66A94">
        <w:trPr>
          <w:jc w:val="center"/>
        </w:trPr>
        <w:tc>
          <w:tcPr>
            <w:tcW w:w="1135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E12C4BD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H</w:t>
            </w: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1126A17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8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A7CCFB2" w14:textId="77777777" w:rsidR="00571188" w:rsidRPr="002F6E22" w:rsidRDefault="00571188" w:rsidP="00F66A94">
            <w:pPr>
              <w:ind w:left="26" w:hanging="26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homophones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4138A340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consulter une liste d'homophones grammaticaux</w:t>
            </w:r>
          </w:p>
        </w:tc>
      </w:tr>
      <w:tr w:rsidR="00571188" w:rsidRPr="002F6E22" w14:paraId="020807F9" w14:textId="77777777" w:rsidTr="00F66A94">
        <w:trPr>
          <w:jc w:val="center"/>
        </w:trPr>
        <w:tc>
          <w:tcPr>
            <w:tcW w:w="1135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E096A1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M</w:t>
            </w: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AFF96E7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7.7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A4CCB6D" w14:textId="77777777" w:rsidR="00571188" w:rsidRPr="002F6E22" w:rsidRDefault="00571188" w:rsidP="00F66A94">
            <w:pPr>
              <w:ind w:left="26" w:hanging="26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emploi de la</w:t>
            </w:r>
            <w:r w:rsidRPr="002F6E22"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  <w:t xml:space="preserve"> </w:t>
            </w: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majuscule/minuscule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3F24CE38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consulter les règles des majuscules et minuscules</w:t>
            </w:r>
          </w:p>
        </w:tc>
      </w:tr>
      <w:tr w:rsidR="00571188" w:rsidRPr="002F6E22" w14:paraId="6FF42620" w14:textId="77777777" w:rsidTr="00F66A94">
        <w:trPr>
          <w:jc w:val="center"/>
        </w:trPr>
        <w:tc>
          <w:tcPr>
            <w:tcW w:w="1135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2695D4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O</w:t>
            </w: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84EAC9A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7</w:t>
            </w:r>
          </w:p>
          <w:p w14:paraId="6D405E75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proofErr w:type="spellStart"/>
            <w:r w:rsidRPr="002F6E22">
              <w:rPr>
                <w:rFonts w:ascii="Times New Roman" w:eastAsia="Times New Roman" w:hAnsi="Times New Roman"/>
                <w:b/>
                <w:bCs/>
                <w:sz w:val="10"/>
                <w:szCs w:val="10"/>
                <w:lang w:eastAsia="fr-CA"/>
              </w:rPr>
              <w:t>Diction-naire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974AD3E" w14:textId="77777777" w:rsidR="00571188" w:rsidRPr="002F6E22" w:rsidRDefault="00571188" w:rsidP="00F66A94">
            <w:pPr>
              <w:ind w:left="26" w:hanging="26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orthographe</w:t>
            </w:r>
            <w:r w:rsidRPr="002F6E22"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  <w:t xml:space="preserve"> </w:t>
            </w: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d’usage et certaines conventions typographiques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6C2719FC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consulter un dictionnaire et l’</w:t>
            </w:r>
            <w:r w:rsidRPr="002F6E22">
              <w:rPr>
                <w:rFonts w:ascii="Times New Roman" w:eastAsia="Times New Roman" w:hAnsi="Times New Roman"/>
                <w:i/>
                <w:sz w:val="18"/>
                <w:szCs w:val="18"/>
                <w:lang w:eastAsia="fr-CA"/>
              </w:rPr>
              <w:t>Express grammatical</w:t>
            </w:r>
          </w:p>
          <w:p w14:paraId="331CB90E" w14:textId="77777777" w:rsidR="00571188" w:rsidRPr="002F6E22" w:rsidRDefault="00571188" w:rsidP="00F66A94">
            <w:pPr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</w:p>
        </w:tc>
      </w:tr>
      <w:tr w:rsidR="00571188" w:rsidRPr="002F6E22" w14:paraId="42645065" w14:textId="77777777" w:rsidTr="00F66A94">
        <w:trPr>
          <w:trHeight w:val="525"/>
          <w:jc w:val="center"/>
        </w:trPr>
        <w:tc>
          <w:tcPr>
            <w:tcW w:w="1135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46783E1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V</w:t>
            </w: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3AF1BC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b/>
                <w:bCs/>
                <w:sz w:val="10"/>
                <w:szCs w:val="10"/>
                <w:lang w:eastAsia="fr-CA"/>
              </w:rPr>
            </w:pPr>
          </w:p>
          <w:p w14:paraId="7A58661A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proofErr w:type="spellStart"/>
            <w:r w:rsidRPr="002F6E22">
              <w:rPr>
                <w:rFonts w:ascii="Times New Roman" w:eastAsia="Times New Roman" w:hAnsi="Times New Roman"/>
                <w:b/>
                <w:bCs/>
                <w:sz w:val="10"/>
                <w:szCs w:val="10"/>
                <w:lang w:eastAsia="fr-CA"/>
              </w:rPr>
              <w:t>Diction-naire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C51E51D" w14:textId="77777777" w:rsidR="00571188" w:rsidRPr="002F6E22" w:rsidRDefault="00571188" w:rsidP="00F66A94">
            <w:pPr>
              <w:ind w:left="26" w:hanging="26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 xml:space="preserve"> vocabulaire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5CCF5224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changer le mot imprécis ou incorrect</w:t>
            </w:r>
          </w:p>
          <w:p w14:paraId="188F094B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varier le vocabulaire</w:t>
            </w:r>
          </w:p>
        </w:tc>
      </w:tr>
      <w:tr w:rsidR="00571188" w:rsidRPr="002F6E22" w14:paraId="35318601" w14:textId="77777777" w:rsidTr="00F66A94">
        <w:trPr>
          <w:jc w:val="center"/>
        </w:trPr>
        <w:tc>
          <w:tcPr>
            <w:tcW w:w="1135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D6D1DD7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P</w:t>
            </w: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E1E9133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4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5B55865" w14:textId="77777777" w:rsidR="00571188" w:rsidRPr="002F6E22" w:rsidRDefault="00571188" w:rsidP="00F66A94">
            <w:pPr>
              <w:ind w:left="26" w:hanging="26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 xml:space="preserve"> ponctuation</w:t>
            </w:r>
          </w:p>
          <w:p w14:paraId="490D1918" w14:textId="77777777" w:rsidR="00571188" w:rsidRPr="002F6E22" w:rsidRDefault="00571188" w:rsidP="00F66A94">
            <w:pPr>
              <w:ind w:left="26" w:hanging="26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lang w:eastAsia="fr-CA"/>
              </w:rPr>
              <w:t> 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1688980B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ajouter ou enlever la virgule selon les règles correspondantes</w:t>
            </w:r>
          </w:p>
          <w:p w14:paraId="113DAE2C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changer, ajouter ou enlever le signe de ponctuation selon les règles correspondantes</w:t>
            </w:r>
          </w:p>
          <w:p w14:paraId="064F8F1A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souligner le titre d’une œuvre complète ou mettre entre guillemets le texte tiré d’un recueil ou d’une revue</w:t>
            </w:r>
          </w:p>
        </w:tc>
      </w:tr>
      <w:tr w:rsidR="00571188" w:rsidRPr="002F6E22" w14:paraId="2DD528E2" w14:textId="77777777" w:rsidTr="00F66A94">
        <w:trPr>
          <w:jc w:val="center"/>
        </w:trPr>
        <w:tc>
          <w:tcPr>
            <w:tcW w:w="1135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7EE989F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CIT</w:t>
            </w:r>
          </w:p>
        </w:tc>
        <w:tc>
          <w:tcPr>
            <w:tcW w:w="12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61F7CF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 xml:space="preserve">Fascicule </w:t>
            </w:r>
            <w:r w:rsidRPr="002F6E22">
              <w:rPr>
                <w:rFonts w:ascii="Times New Roman" w:eastAsia="Times New Roman" w:hAnsi="Times New Roman"/>
                <w:b/>
                <w:bCs/>
                <w:i/>
                <w:sz w:val="18"/>
                <w:szCs w:val="18"/>
                <w:lang w:eastAsia="fr-CA"/>
              </w:rPr>
              <w:t>Comment améliorer ses textes ?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46C9730" w14:textId="77777777" w:rsidR="00571188" w:rsidRPr="002F6E22" w:rsidRDefault="00571188" w:rsidP="00F66A94">
            <w:pPr>
              <w:ind w:left="26" w:hanging="26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 xml:space="preserve"> citation 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04F10839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citer correctement</w:t>
            </w:r>
          </w:p>
        </w:tc>
      </w:tr>
    </w:tbl>
    <w:p w14:paraId="658E2617" w14:textId="77777777" w:rsidR="00571188" w:rsidRPr="002F6E22" w:rsidRDefault="00571188" w:rsidP="00571188">
      <w:pPr>
        <w:rPr>
          <w:rFonts w:ascii="Times New Roman" w:eastAsia="Times New Roman" w:hAnsi="Times New Roman"/>
          <w:sz w:val="20"/>
          <w:lang w:eastAsia="fr-CA"/>
        </w:rPr>
      </w:pPr>
      <w:r w:rsidRPr="002F6E22">
        <w:rPr>
          <w:rFonts w:ascii="Times New Roman" w:eastAsia="Times New Roman" w:hAnsi="Times New Roman"/>
          <w:sz w:val="20"/>
          <w:lang w:eastAsia="fr-CA"/>
        </w:rPr>
        <w:t>Il y a erreur répétée XX</w:t>
      </w:r>
      <w:r w:rsidRPr="002F6E22">
        <w:rPr>
          <w:rFonts w:ascii="Times New Roman" w:eastAsia="Times New Roman" w:hAnsi="Times New Roman"/>
          <w:sz w:val="20"/>
          <w:vertAlign w:val="superscript"/>
          <w:lang w:eastAsia="fr-CA"/>
        </w:rPr>
        <w:t>2</w:t>
      </w:r>
      <w:r w:rsidRPr="002F6E22">
        <w:rPr>
          <w:rFonts w:ascii="Times New Roman" w:eastAsia="Times New Roman" w:hAnsi="Times New Roman"/>
          <w:sz w:val="20"/>
          <w:lang w:eastAsia="fr-CA"/>
        </w:rPr>
        <w:t xml:space="preserve"> dans les cas suivants :</w:t>
      </w:r>
    </w:p>
    <w:p w14:paraId="19581ED8" w14:textId="77777777" w:rsidR="00571188" w:rsidRPr="002F6E22" w:rsidRDefault="00571188" w:rsidP="00571188">
      <w:pPr>
        <w:numPr>
          <w:ilvl w:val="0"/>
          <w:numId w:val="3"/>
        </w:numPr>
        <w:ind w:left="425"/>
        <w:rPr>
          <w:rFonts w:ascii="Times New Roman" w:eastAsia="Times New Roman" w:hAnsi="Times New Roman"/>
          <w:sz w:val="20"/>
          <w:lang w:eastAsia="fr-CA"/>
        </w:rPr>
      </w:pPr>
      <w:r w:rsidRPr="002F6E22">
        <w:rPr>
          <w:rFonts w:ascii="Times New Roman" w:eastAsia="Times New Roman" w:hAnsi="Times New Roman"/>
          <w:sz w:val="20"/>
          <w:lang w:eastAsia="fr-CA"/>
        </w:rPr>
        <w:t>Une seule erreur M (majuscule) par majuscule ou minuscule inappropriée pour le même mot dans le même contexte;</w:t>
      </w:r>
    </w:p>
    <w:p w14:paraId="64A3F9D1" w14:textId="77777777" w:rsidR="00571188" w:rsidRPr="002F6E22" w:rsidRDefault="00571188" w:rsidP="00571188">
      <w:pPr>
        <w:numPr>
          <w:ilvl w:val="0"/>
          <w:numId w:val="3"/>
        </w:numPr>
        <w:ind w:left="425"/>
        <w:rPr>
          <w:rFonts w:ascii="Times New Roman" w:eastAsia="Times New Roman" w:hAnsi="Times New Roman"/>
          <w:sz w:val="20"/>
          <w:lang w:eastAsia="fr-CA"/>
        </w:rPr>
      </w:pPr>
      <w:r w:rsidRPr="002F6E22">
        <w:rPr>
          <w:rFonts w:ascii="Times New Roman" w:eastAsia="Times New Roman" w:hAnsi="Times New Roman"/>
          <w:sz w:val="20"/>
          <w:lang w:eastAsia="fr-CA"/>
        </w:rPr>
        <w:t>Une seule erreur O (orthographe d’usage) par mot mal orthographié, pour la racine fautive de mots de la même famille et pour les formules figées;</w:t>
      </w:r>
    </w:p>
    <w:p w14:paraId="01B3AD5B" w14:textId="77777777" w:rsidR="00571188" w:rsidRPr="002F6E22" w:rsidRDefault="00571188" w:rsidP="00571188">
      <w:pPr>
        <w:numPr>
          <w:ilvl w:val="0"/>
          <w:numId w:val="3"/>
        </w:numPr>
        <w:ind w:left="425"/>
        <w:rPr>
          <w:rFonts w:ascii="Times New Roman" w:eastAsia="Times New Roman" w:hAnsi="Times New Roman"/>
          <w:sz w:val="20"/>
          <w:lang w:eastAsia="fr-CA"/>
        </w:rPr>
      </w:pPr>
      <w:r w:rsidRPr="002F6E22">
        <w:rPr>
          <w:rFonts w:ascii="Times New Roman" w:eastAsia="Times New Roman" w:hAnsi="Times New Roman"/>
          <w:sz w:val="20"/>
          <w:lang w:eastAsia="fr-CA"/>
        </w:rPr>
        <w:t xml:space="preserve">Une seule erreur V (vocabulaire) par mot mal choisi ou utilisé dans le mauvais contexte; </w:t>
      </w:r>
    </w:p>
    <w:p w14:paraId="650E3B25" w14:textId="77777777" w:rsidR="00571188" w:rsidRPr="002F6E22" w:rsidRDefault="00571188" w:rsidP="00571188">
      <w:pPr>
        <w:numPr>
          <w:ilvl w:val="0"/>
          <w:numId w:val="3"/>
        </w:numPr>
        <w:ind w:left="425"/>
        <w:rPr>
          <w:rFonts w:ascii="Times New Roman" w:eastAsia="Times New Roman" w:hAnsi="Times New Roman"/>
          <w:sz w:val="20"/>
          <w:lang w:eastAsia="fr-CA"/>
        </w:rPr>
      </w:pPr>
      <w:r w:rsidRPr="002F6E22">
        <w:rPr>
          <w:rFonts w:ascii="Times New Roman" w:eastAsia="Times New Roman" w:hAnsi="Times New Roman"/>
          <w:sz w:val="20"/>
          <w:lang w:eastAsia="fr-CA"/>
        </w:rPr>
        <w:t xml:space="preserve">Une seule erreur P (ponctuation) lorsqu’il y a omission de la virgule devant le </w:t>
      </w:r>
      <w:proofErr w:type="spellStart"/>
      <w:r w:rsidRPr="002F6E22">
        <w:rPr>
          <w:rFonts w:ascii="Times New Roman" w:eastAsia="Times New Roman" w:hAnsi="Times New Roman"/>
          <w:b/>
          <w:sz w:val="20"/>
          <w:lang w:eastAsia="fr-CA"/>
        </w:rPr>
        <w:t>mais</w:t>
      </w:r>
      <w:proofErr w:type="spellEnd"/>
      <w:r w:rsidRPr="002F6E22">
        <w:rPr>
          <w:rFonts w:ascii="Times New Roman" w:eastAsia="Times New Roman" w:hAnsi="Times New Roman"/>
          <w:sz w:val="20"/>
          <w:lang w:eastAsia="fr-CA"/>
        </w:rPr>
        <w:t xml:space="preserve"> et devant le </w:t>
      </w:r>
      <w:r w:rsidRPr="002F6E22">
        <w:rPr>
          <w:rFonts w:ascii="Times New Roman" w:eastAsia="Times New Roman" w:hAnsi="Times New Roman"/>
          <w:b/>
          <w:sz w:val="20"/>
          <w:lang w:eastAsia="fr-CA"/>
        </w:rPr>
        <w:t>car</w:t>
      </w:r>
      <w:r w:rsidRPr="002F6E22">
        <w:rPr>
          <w:rFonts w:ascii="Times New Roman" w:eastAsia="Times New Roman" w:hAnsi="Times New Roman"/>
          <w:sz w:val="20"/>
          <w:lang w:eastAsia="fr-CA"/>
        </w:rPr>
        <w:t>;</w:t>
      </w:r>
    </w:p>
    <w:p w14:paraId="6DFFF865" w14:textId="77777777" w:rsidR="00571188" w:rsidRPr="002F6E22" w:rsidRDefault="00571188" w:rsidP="00571188">
      <w:pPr>
        <w:numPr>
          <w:ilvl w:val="0"/>
          <w:numId w:val="3"/>
        </w:numPr>
        <w:ind w:left="425"/>
        <w:rPr>
          <w:rFonts w:ascii="Times New Roman" w:eastAsia="Times New Roman" w:hAnsi="Times New Roman"/>
          <w:sz w:val="20"/>
          <w:lang w:eastAsia="fr-CA"/>
        </w:rPr>
      </w:pPr>
      <w:r w:rsidRPr="002F6E22">
        <w:rPr>
          <w:rFonts w:ascii="Times New Roman" w:eastAsia="Times New Roman" w:hAnsi="Times New Roman"/>
          <w:sz w:val="20"/>
          <w:lang w:eastAsia="fr-CA"/>
        </w:rPr>
        <w:t>Une seule erreur CIT par citation, peu importe le nombre d’erreurs liées à la citation, mais la pénalité peut être répétée à chaque citation. Cela n’inclut pas les erreurs en langue.</w:t>
      </w:r>
    </w:p>
    <w:p w14:paraId="0FE93880" w14:textId="77777777" w:rsidR="00571188" w:rsidRPr="002F6E22" w:rsidRDefault="00571188" w:rsidP="00571188">
      <w:pPr>
        <w:ind w:left="1276"/>
        <w:jc w:val="center"/>
        <w:rPr>
          <w:rFonts w:ascii="Times New Roman" w:eastAsia="Times New Roman" w:hAnsi="Times New Roman"/>
          <w:b/>
          <w:lang w:eastAsia="fr-CA"/>
        </w:rPr>
      </w:pPr>
      <w:r w:rsidRPr="002F6E22">
        <w:rPr>
          <w:rFonts w:ascii="Times New Roman" w:eastAsia="Times New Roman" w:hAnsi="Times New Roman"/>
          <w:b/>
          <w:lang w:eastAsia="fr-CA"/>
        </w:rPr>
        <w:br w:type="page"/>
      </w:r>
    </w:p>
    <w:tbl>
      <w:tblPr>
        <w:tblpPr w:leftFromText="141" w:rightFromText="141" w:vertAnchor="page" w:horzAnchor="margin" w:tblpXSpec="center" w:tblpY="2128"/>
        <w:tblW w:w="947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016"/>
        <w:gridCol w:w="681"/>
        <w:gridCol w:w="548"/>
        <w:gridCol w:w="2552"/>
        <w:gridCol w:w="4678"/>
      </w:tblGrid>
      <w:tr w:rsidR="00571188" w:rsidRPr="002F6E22" w14:paraId="07BF5D86" w14:textId="77777777" w:rsidTr="00F66A94">
        <w:tc>
          <w:tcPr>
            <w:tcW w:w="1016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1293915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lastRenderedPageBreak/>
              <w:t>Code</w:t>
            </w:r>
          </w:p>
        </w:tc>
        <w:tc>
          <w:tcPr>
            <w:tcW w:w="12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57F7F0C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  <w:t>Section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39AD7A" w14:textId="77777777" w:rsidR="00571188" w:rsidRPr="002F6E22" w:rsidRDefault="00571188" w:rsidP="00F66A94">
            <w:pPr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Nature de l’erreur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6AC0F68D" w14:textId="77777777" w:rsidR="00571188" w:rsidRPr="002F6E22" w:rsidRDefault="00571188" w:rsidP="00F66A94">
            <w:pPr>
              <w:ind w:left="83"/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  <w:t>Il faut…</w:t>
            </w:r>
          </w:p>
        </w:tc>
      </w:tr>
      <w:tr w:rsidR="00571188" w:rsidRPr="002F6E22" w14:paraId="53293490" w14:textId="77777777" w:rsidTr="00F66A94">
        <w:tc>
          <w:tcPr>
            <w:tcW w:w="1016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37394D3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S1</w:t>
            </w:r>
          </w:p>
        </w:tc>
        <w:tc>
          <w:tcPr>
            <w:tcW w:w="12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42156DE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sz w:val="18"/>
                <w:szCs w:val="18"/>
                <w:lang w:eastAsia="fr-CA"/>
              </w:rPr>
              <w:t>3.1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E0E51EC" w14:textId="77777777" w:rsidR="00571188" w:rsidRPr="002F6E22" w:rsidRDefault="00571188" w:rsidP="00F66A94">
            <w:pPr>
              <w:ind w:left="-11" w:firstLine="11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erreur dans la construction des phrases simples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6669AB51" w14:textId="77777777" w:rsidR="00571188" w:rsidRPr="002F6E22" w:rsidRDefault="00571188" w:rsidP="00571188">
            <w:pPr>
              <w:numPr>
                <w:ilvl w:val="0"/>
                <w:numId w:val="2"/>
              </w:numPr>
              <w:ind w:left="366" w:hanging="283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ajouter l’adverbe de négation manquant dans la phrase négative</w:t>
            </w:r>
          </w:p>
          <w:p w14:paraId="7EDE216E" w14:textId="77777777" w:rsidR="00571188" w:rsidRPr="002F6E22" w:rsidRDefault="00571188" w:rsidP="00571188">
            <w:pPr>
              <w:numPr>
                <w:ilvl w:val="0"/>
                <w:numId w:val="2"/>
              </w:numPr>
              <w:ind w:left="366" w:hanging="283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ajouter le constituant manquant dans la phrase de base  (GS ou prédicat)</w:t>
            </w:r>
          </w:p>
          <w:p w14:paraId="2AB58574" w14:textId="77777777" w:rsidR="00571188" w:rsidRPr="002F6E22" w:rsidRDefault="00571188" w:rsidP="00571188">
            <w:pPr>
              <w:numPr>
                <w:ilvl w:val="0"/>
                <w:numId w:val="2"/>
              </w:numPr>
              <w:ind w:left="366" w:hanging="283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replacer les constituants de la phrase de base (GS ou prédicat)</w:t>
            </w:r>
          </w:p>
          <w:p w14:paraId="10CD7CCC" w14:textId="77777777" w:rsidR="00571188" w:rsidRPr="002F6E22" w:rsidRDefault="00571188" w:rsidP="00571188">
            <w:pPr>
              <w:numPr>
                <w:ilvl w:val="0"/>
                <w:numId w:val="2"/>
              </w:numPr>
              <w:ind w:left="366" w:hanging="283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s’assurer que</w:t>
            </w:r>
            <w:r w:rsidRPr="002F6E22">
              <w:rPr>
                <w:rFonts w:ascii="Times New Roman" w:eastAsia="Times New Roman" w:hAnsi="Times New Roman"/>
                <w:lang w:eastAsia="fr-CA"/>
              </w:rPr>
              <w:t xml:space="preserve"> 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deux groupes syntaxiques n’occupent pas la même fonction dans la phrase de base</w:t>
            </w:r>
          </w:p>
          <w:p w14:paraId="363966CA" w14:textId="77777777" w:rsidR="00571188" w:rsidRPr="002F6E22" w:rsidRDefault="00571188" w:rsidP="00F66A94">
            <w:pPr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VOIR </w:t>
            </w:r>
            <w:r w:rsidRPr="002F6E22">
              <w:rPr>
                <w:rFonts w:ascii="Times New Roman" w:eastAsia="Times New Roman" w:hAnsi="Times New Roman"/>
                <w:i/>
                <w:sz w:val="18"/>
                <w:szCs w:val="18"/>
                <w:lang w:eastAsia="fr-CA"/>
              </w:rPr>
              <w:t>L'Express Grammatical…</w:t>
            </w:r>
          </w:p>
        </w:tc>
      </w:tr>
      <w:tr w:rsidR="00571188" w:rsidRPr="002F6E22" w14:paraId="34DF885E" w14:textId="77777777" w:rsidTr="00F66A94">
        <w:tc>
          <w:tcPr>
            <w:tcW w:w="1016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ED268B4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S2</w:t>
            </w:r>
          </w:p>
        </w:tc>
        <w:tc>
          <w:tcPr>
            <w:tcW w:w="12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907ACEA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3.6 et 3.7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8159A9" w14:textId="77777777" w:rsidR="00571188" w:rsidRPr="002F6E22" w:rsidRDefault="00571188" w:rsidP="00F66A94">
            <w:pPr>
              <w:ind w:left="-11" w:firstLine="11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erreur dans la construction des phrases juxtaposées et coordonnées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3B597B44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utiliser le coordonnant approprié</w:t>
            </w:r>
          </w:p>
          <w:p w14:paraId="72DAB57E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utiliser le signe de ponctuation approprié</w:t>
            </w:r>
          </w:p>
          <w:p w14:paraId="4B71A227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coordonner des éléments de même catégorie et de même fonction</w:t>
            </w:r>
          </w:p>
          <w:p w14:paraId="616683EA" w14:textId="77777777" w:rsidR="00571188" w:rsidRPr="002F6E22" w:rsidRDefault="00571188" w:rsidP="00F66A94">
            <w:pPr>
              <w:ind w:left="68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VOIR </w:t>
            </w:r>
            <w:r w:rsidRPr="002F6E22">
              <w:rPr>
                <w:rFonts w:ascii="Times New Roman" w:eastAsia="Times New Roman" w:hAnsi="Times New Roman"/>
                <w:i/>
                <w:sz w:val="18"/>
                <w:szCs w:val="18"/>
                <w:lang w:eastAsia="fr-CA"/>
              </w:rPr>
              <w:t>L'Express Grammatical…</w:t>
            </w:r>
          </w:p>
        </w:tc>
      </w:tr>
      <w:tr w:rsidR="00571188" w:rsidRPr="002F6E22" w14:paraId="47323644" w14:textId="77777777" w:rsidTr="00F66A94">
        <w:tc>
          <w:tcPr>
            <w:tcW w:w="1016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E7F4840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S3</w:t>
            </w:r>
          </w:p>
        </w:tc>
        <w:tc>
          <w:tcPr>
            <w:tcW w:w="12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403B1BD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3.8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CC68E7B" w14:textId="77777777" w:rsidR="00571188" w:rsidRPr="002F6E22" w:rsidRDefault="00571188" w:rsidP="00F66A94">
            <w:pPr>
              <w:ind w:left="-11" w:firstLine="11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erreur dans la subordination des phrases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7854D108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ajouter la phrase manquante dans la phrase complexe (la principale ou la subordonnée)</w:t>
            </w:r>
          </w:p>
          <w:p w14:paraId="68E423A1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changer le subordonnant</w:t>
            </w:r>
          </w:p>
          <w:p w14:paraId="1337BDEB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revoir  la fonction syntaxique de la subordonnée</w:t>
            </w:r>
          </w:p>
          <w:p w14:paraId="5C7D9F76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changer le mode du verbe dans la subordonnée</w:t>
            </w:r>
          </w:p>
          <w:p w14:paraId="5A5B4975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expliciter le sujet sous-entendu de la subordonnée participiale ou infinitive </w:t>
            </w:r>
          </w:p>
          <w:p w14:paraId="7B1DF44D" w14:textId="77777777" w:rsidR="00571188" w:rsidRPr="002F6E22" w:rsidRDefault="00571188" w:rsidP="00F66A94">
            <w:pPr>
              <w:ind w:left="360" w:hanging="360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VOIR </w:t>
            </w:r>
            <w:r w:rsidRPr="002F6E22">
              <w:rPr>
                <w:rFonts w:ascii="Times New Roman" w:eastAsia="Times New Roman" w:hAnsi="Times New Roman"/>
                <w:i/>
                <w:sz w:val="18"/>
                <w:szCs w:val="18"/>
                <w:lang w:eastAsia="fr-CA"/>
              </w:rPr>
              <w:t>L'Express Grammatical …</w:t>
            </w:r>
          </w:p>
        </w:tc>
      </w:tr>
      <w:tr w:rsidR="00571188" w:rsidRPr="002F6E22" w14:paraId="1C3DD0B6" w14:textId="77777777" w:rsidTr="00F66A94">
        <w:tc>
          <w:tcPr>
            <w:tcW w:w="1016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C58B820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S4</w:t>
            </w:r>
          </w:p>
        </w:tc>
        <w:tc>
          <w:tcPr>
            <w:tcW w:w="12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29C9345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3.2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BCA8A6A" w14:textId="77777777" w:rsidR="00571188" w:rsidRPr="002F6E22" w:rsidRDefault="00571188" w:rsidP="00F66A94">
            <w:pPr>
              <w:ind w:left="-11" w:firstLine="11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erreur dans l’utilisation des pronoms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542D083B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ajouter un pronom</w:t>
            </w:r>
          </w:p>
          <w:p w14:paraId="5EA1A5DC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répéter l’antécédent au lieu de le pronominaliser</w:t>
            </w:r>
          </w:p>
          <w:p w14:paraId="7A64CE5F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utiliser un GN pour présenter une information nouvelle</w:t>
            </w:r>
          </w:p>
          <w:p w14:paraId="084E1078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changer le pronom  (fonctions complément direct/indirect; pronom relatif; genre, nombre et personne;…)</w:t>
            </w:r>
          </w:p>
          <w:p w14:paraId="35DA8C1C" w14:textId="77777777" w:rsidR="00571188" w:rsidRPr="002F6E22" w:rsidRDefault="00571188" w:rsidP="00F66A94">
            <w:pPr>
              <w:ind w:left="360" w:hanging="360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VOIR </w:t>
            </w:r>
            <w:r w:rsidRPr="002F6E22">
              <w:rPr>
                <w:rFonts w:ascii="Times New Roman" w:eastAsia="Times New Roman" w:hAnsi="Times New Roman"/>
                <w:i/>
                <w:sz w:val="18"/>
                <w:szCs w:val="18"/>
                <w:lang w:eastAsia="fr-CA"/>
              </w:rPr>
              <w:t>L'Express Grammatical …</w:t>
            </w:r>
          </w:p>
        </w:tc>
      </w:tr>
      <w:tr w:rsidR="00571188" w:rsidRPr="002F6E22" w14:paraId="0341CC91" w14:textId="77777777" w:rsidTr="00F66A94">
        <w:tc>
          <w:tcPr>
            <w:tcW w:w="1016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A7C94FC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S5</w:t>
            </w:r>
          </w:p>
        </w:tc>
        <w:tc>
          <w:tcPr>
            <w:tcW w:w="12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6C4A3B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3.3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D68AC9A" w14:textId="77777777" w:rsidR="00571188" w:rsidRPr="002F6E22" w:rsidRDefault="00571188" w:rsidP="00F66A94">
            <w:pPr>
              <w:ind w:left="-11" w:firstLine="11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erreur dans l’utilisation du déterminant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53B24A63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ajouter un déterminant</w:t>
            </w:r>
          </w:p>
          <w:p w14:paraId="79DCABE0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remplacer par un déterminant défini</w:t>
            </w:r>
          </w:p>
          <w:p w14:paraId="21BAB081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remplacer par un déterminant indéfini</w:t>
            </w:r>
          </w:p>
          <w:p w14:paraId="12120FB8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20"/>
                <w:szCs w:val="18"/>
                <w:lang w:eastAsia="fr-CA"/>
              </w:rPr>
              <w:t xml:space="preserve">remplacer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des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</w:t>
            </w:r>
            <w:proofErr w:type="spellStart"/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par</w:t>
            </w:r>
            <w:proofErr w:type="spellEnd"/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de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dans un GN dont l’adjectif précède le nom</w:t>
            </w:r>
          </w:p>
          <w:p w14:paraId="59F1CAED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20"/>
                <w:szCs w:val="18"/>
                <w:lang w:eastAsia="fr-CA"/>
              </w:rPr>
              <w:t xml:space="preserve">remplacer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 xml:space="preserve">un, une, du, des 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et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 xml:space="preserve"> de la </w:t>
            </w:r>
            <w:proofErr w:type="spellStart"/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par</w:t>
            </w:r>
            <w:proofErr w:type="spellEnd"/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</w:t>
            </w:r>
            <w:r w:rsidRPr="002F6E22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eastAsia="fr-CA"/>
              </w:rPr>
              <w:t>de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dans le complément direct d’une phrase négative</w:t>
            </w:r>
          </w:p>
          <w:p w14:paraId="2C02D212" w14:textId="77777777" w:rsidR="00571188" w:rsidRPr="002F6E22" w:rsidRDefault="00571188" w:rsidP="00F66A94">
            <w:pPr>
              <w:ind w:left="360" w:hanging="360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VOIR </w:t>
            </w:r>
            <w:r w:rsidRPr="002F6E22">
              <w:rPr>
                <w:rFonts w:ascii="Times New Roman" w:eastAsia="Times New Roman" w:hAnsi="Times New Roman"/>
                <w:i/>
                <w:sz w:val="18"/>
                <w:szCs w:val="18"/>
                <w:lang w:eastAsia="fr-CA"/>
              </w:rPr>
              <w:t>L'Express Grammatical …</w:t>
            </w:r>
          </w:p>
        </w:tc>
      </w:tr>
      <w:tr w:rsidR="00571188" w:rsidRPr="002F6E22" w14:paraId="05B2E7FA" w14:textId="77777777" w:rsidTr="00F66A94">
        <w:tc>
          <w:tcPr>
            <w:tcW w:w="1016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E5189DB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S6</w:t>
            </w:r>
          </w:p>
        </w:tc>
        <w:tc>
          <w:tcPr>
            <w:tcW w:w="12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224C5B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3.5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3D83FEF" w14:textId="77777777" w:rsidR="00571188" w:rsidRPr="002F6E22" w:rsidRDefault="00571188" w:rsidP="00F66A94">
            <w:pPr>
              <w:ind w:left="-11" w:firstLine="11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utilisation des prépositions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7A199DD8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20"/>
                <w:szCs w:val="18"/>
                <w:lang w:eastAsia="fr-CA"/>
              </w:rPr>
              <w:t>ajouter une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préposition</w:t>
            </w:r>
          </w:p>
          <w:p w14:paraId="43C9687F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remplacer la préposition par un déterminant contracté</w:t>
            </w:r>
          </w:p>
          <w:p w14:paraId="20BAA1E3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20"/>
                <w:szCs w:val="18"/>
                <w:lang w:eastAsia="fr-CA"/>
              </w:rPr>
              <w:t>changer</w:t>
            </w: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 la préposition</w:t>
            </w:r>
          </w:p>
          <w:p w14:paraId="32E13B76" w14:textId="77777777" w:rsidR="00571188" w:rsidRPr="002F6E22" w:rsidRDefault="00571188" w:rsidP="00F66A94">
            <w:pPr>
              <w:ind w:left="360" w:hanging="360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VOIR </w:t>
            </w:r>
            <w:r w:rsidRPr="002F6E22">
              <w:rPr>
                <w:rFonts w:ascii="Times New Roman" w:eastAsia="Times New Roman" w:hAnsi="Times New Roman"/>
                <w:i/>
                <w:sz w:val="18"/>
                <w:szCs w:val="18"/>
                <w:lang w:eastAsia="fr-CA"/>
              </w:rPr>
              <w:t>L'Express Grammatical …</w:t>
            </w:r>
          </w:p>
        </w:tc>
      </w:tr>
      <w:tr w:rsidR="00571188" w:rsidRPr="002F6E22" w14:paraId="50B38067" w14:textId="77777777" w:rsidTr="00F66A94">
        <w:tc>
          <w:tcPr>
            <w:tcW w:w="1016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7A0796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S7</w:t>
            </w:r>
          </w:p>
        </w:tc>
        <w:tc>
          <w:tcPr>
            <w:tcW w:w="12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381CDF2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3.4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5C6AF8E" w14:textId="77777777" w:rsidR="00571188" w:rsidRPr="002F6E22" w:rsidRDefault="00571188" w:rsidP="00F66A94">
            <w:pPr>
              <w:ind w:left="-11" w:firstLine="11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utilisation des adjectifs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2249B0FB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20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20"/>
                <w:szCs w:val="18"/>
                <w:lang w:eastAsia="fr-CA"/>
              </w:rPr>
              <w:t>supprimer le superlatif</w:t>
            </w:r>
          </w:p>
          <w:p w14:paraId="00175139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20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20"/>
                <w:szCs w:val="18"/>
                <w:lang w:eastAsia="fr-CA"/>
              </w:rPr>
              <w:t>supprimer l’adverbe de degré</w:t>
            </w:r>
          </w:p>
          <w:p w14:paraId="1993A87D" w14:textId="77777777" w:rsidR="00571188" w:rsidRPr="002F6E22" w:rsidRDefault="00571188" w:rsidP="00F66A94">
            <w:pPr>
              <w:ind w:left="68"/>
              <w:rPr>
                <w:rFonts w:ascii="Times New Roman" w:eastAsia="Times New Roman" w:hAnsi="Times New Roman"/>
                <w:sz w:val="20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VOIR </w:t>
            </w:r>
            <w:r w:rsidRPr="002F6E22">
              <w:rPr>
                <w:rFonts w:ascii="Times New Roman" w:eastAsia="Times New Roman" w:hAnsi="Times New Roman"/>
                <w:i/>
                <w:sz w:val="18"/>
                <w:szCs w:val="18"/>
                <w:lang w:eastAsia="fr-CA"/>
              </w:rPr>
              <w:t>L'Express Grammatical …</w:t>
            </w:r>
          </w:p>
        </w:tc>
      </w:tr>
      <w:tr w:rsidR="00571188" w:rsidRPr="002F6E22" w14:paraId="6B58E7B8" w14:textId="77777777" w:rsidTr="00F66A94">
        <w:tc>
          <w:tcPr>
            <w:tcW w:w="1016" w:type="dxa"/>
            <w:tcBorders>
              <w:top w:val="single" w:sz="8" w:space="0" w:color="000000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151D15F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TV</w:t>
            </w:r>
          </w:p>
        </w:tc>
        <w:tc>
          <w:tcPr>
            <w:tcW w:w="122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9E4A2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sz w:val="12"/>
                <w:szCs w:val="12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2"/>
                <w:szCs w:val="12"/>
                <w:lang w:eastAsia="fr-CA"/>
              </w:rPr>
              <w:t>Bescherelle et Supplément de l’</w:t>
            </w:r>
            <w:r w:rsidRPr="002F6E22">
              <w:rPr>
                <w:rFonts w:ascii="Times New Roman" w:eastAsia="Times New Roman" w:hAnsi="Times New Roman"/>
                <w:b/>
                <w:bCs/>
                <w:i/>
                <w:sz w:val="12"/>
                <w:szCs w:val="12"/>
                <w:lang w:eastAsia="fr-CA"/>
              </w:rPr>
              <w:t>Express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24DA64" w14:textId="77777777" w:rsidR="00571188" w:rsidRPr="002F6E22" w:rsidRDefault="00571188" w:rsidP="00F66A94">
            <w:pPr>
              <w:ind w:left="-11" w:firstLine="11"/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temps du verbe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double" w:sz="6" w:space="0" w:color="000000"/>
            </w:tcBorders>
            <w:shd w:val="clear" w:color="auto" w:fill="auto"/>
          </w:tcPr>
          <w:p w14:paraId="74DB095D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changer le temps pour respecter </w:t>
            </w:r>
          </w:p>
          <w:p w14:paraId="1203293A" w14:textId="77777777" w:rsidR="00571188" w:rsidRPr="002F6E22" w:rsidRDefault="00571188" w:rsidP="00571188">
            <w:pPr>
              <w:pStyle w:val="Paragraphedeliste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 xml:space="preserve">la logique du texte </w:t>
            </w:r>
          </w:p>
          <w:p w14:paraId="1E51540A" w14:textId="77777777" w:rsidR="00571188" w:rsidRPr="002F6E22" w:rsidRDefault="00571188" w:rsidP="00571188">
            <w:pPr>
              <w:pStyle w:val="Paragraphedeliste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la concordance des temps</w:t>
            </w:r>
          </w:p>
          <w:p w14:paraId="3111BF6D" w14:textId="77777777" w:rsidR="00571188" w:rsidRPr="002F6E22" w:rsidRDefault="00571188" w:rsidP="00571188">
            <w:pPr>
              <w:pStyle w:val="Paragraphedeliste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le temps de la subordonnée</w:t>
            </w:r>
          </w:p>
          <w:p w14:paraId="10E9907E" w14:textId="77777777" w:rsidR="00571188" w:rsidRPr="002F6E22" w:rsidRDefault="00571188" w:rsidP="00571188">
            <w:pPr>
              <w:pStyle w:val="Paragraphedeliste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le mode verbal infinitif/participe</w:t>
            </w:r>
          </w:p>
        </w:tc>
      </w:tr>
      <w:tr w:rsidR="00571188" w:rsidRPr="002F6E22" w14:paraId="605307F6" w14:textId="77777777" w:rsidTr="00F66A94">
        <w:tc>
          <w:tcPr>
            <w:tcW w:w="1016" w:type="dxa"/>
            <w:tcBorders>
              <w:top w:val="single" w:sz="8" w:space="0" w:color="000000"/>
              <w:left w:val="double" w:sz="6" w:space="0" w:color="000000"/>
              <w:bottom w:val="double" w:sz="6" w:space="0" w:color="000000"/>
              <w:right w:val="single" w:sz="8" w:space="0" w:color="000000"/>
            </w:tcBorders>
            <w:shd w:val="clear" w:color="auto" w:fill="auto"/>
          </w:tcPr>
          <w:p w14:paraId="4CBE75A7" w14:textId="77777777" w:rsidR="00571188" w:rsidRPr="002F6E22" w:rsidRDefault="00571188" w:rsidP="00F66A94">
            <w:pPr>
              <w:jc w:val="center"/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XX</w:t>
            </w: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vertAlign w:val="superscript"/>
                <w:lang w:eastAsia="fr-CA"/>
              </w:rPr>
              <w:t>2</w:t>
            </w:r>
          </w:p>
        </w:tc>
        <w:tc>
          <w:tcPr>
            <w:tcW w:w="681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</w:tcPr>
          <w:p w14:paraId="41B47297" w14:textId="77777777" w:rsidR="00571188" w:rsidRPr="002F6E22" w:rsidRDefault="00571188" w:rsidP="00F66A94">
            <w:pPr>
              <w:rPr>
                <w:rFonts w:ascii="Times New Roman" w:eastAsia="Times New Roman" w:hAnsi="Times New Roman"/>
                <w:lang w:eastAsia="fr-CA"/>
              </w:rPr>
            </w:pPr>
          </w:p>
        </w:tc>
        <w:tc>
          <w:tcPr>
            <w:tcW w:w="548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auto"/>
          </w:tcPr>
          <w:p w14:paraId="429CEC6A" w14:textId="77777777" w:rsidR="00571188" w:rsidRPr="002F6E22" w:rsidRDefault="00571188" w:rsidP="00F66A94">
            <w:pPr>
              <w:rPr>
                <w:rFonts w:ascii="Times New Roman" w:eastAsia="Times New Roman" w:hAnsi="Times New Roman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lang w:eastAsia="fr-CA"/>
              </w:rPr>
              <w:t> 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auto"/>
          </w:tcPr>
          <w:p w14:paraId="19266505" w14:textId="77777777" w:rsidR="00571188" w:rsidRPr="002F6E22" w:rsidRDefault="00571188" w:rsidP="00F66A94">
            <w:pPr>
              <w:rPr>
                <w:rFonts w:ascii="Times New Roman" w:eastAsia="Times New Roman" w:hAnsi="Times New Roman"/>
                <w:b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fr-CA"/>
              </w:rPr>
              <w:t>erreur répétée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double" w:sz="6" w:space="0" w:color="000000"/>
              <w:right w:val="double" w:sz="6" w:space="0" w:color="000000"/>
            </w:tcBorders>
            <w:shd w:val="clear" w:color="auto" w:fill="auto"/>
          </w:tcPr>
          <w:p w14:paraId="70FE215E" w14:textId="77777777" w:rsidR="00571188" w:rsidRPr="002F6E22" w:rsidRDefault="00571188" w:rsidP="00F66A94">
            <w:pPr>
              <w:ind w:left="428" w:hanging="360"/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</w:pPr>
            <w:r w:rsidRPr="002F6E22">
              <w:rPr>
                <w:rFonts w:ascii="Times New Roman" w:eastAsia="Times New Roman" w:hAnsi="Times New Roman"/>
                <w:sz w:val="18"/>
                <w:szCs w:val="18"/>
                <w:lang w:eastAsia="fr-CA"/>
              </w:rPr>
              <w:t>l'erreur a déjà été relevée, mais ne sera comptée qu'une seule fois</w:t>
            </w:r>
          </w:p>
        </w:tc>
      </w:tr>
    </w:tbl>
    <w:p w14:paraId="6C654919" w14:textId="77777777" w:rsidR="00571188" w:rsidRPr="002F6E22" w:rsidRDefault="00571188" w:rsidP="00571188">
      <w:pPr>
        <w:ind w:left="-851" w:right="-858"/>
        <w:jc w:val="center"/>
        <w:rPr>
          <w:rFonts w:ascii="Times New Roman" w:eastAsia="Times New Roman" w:hAnsi="Times New Roman"/>
          <w:lang w:eastAsia="fr-CA"/>
        </w:rPr>
      </w:pPr>
      <w:r w:rsidRPr="002F6E22">
        <w:rPr>
          <w:rFonts w:ascii="Times New Roman" w:eastAsia="Times New Roman" w:hAnsi="Times New Roman"/>
          <w:b/>
          <w:bCs/>
          <w:smallCaps/>
          <w:sz w:val="28"/>
          <w:szCs w:val="28"/>
          <w:lang w:eastAsia="fr-CA"/>
        </w:rPr>
        <w:t xml:space="preserve">Codes de correction de la langue </w:t>
      </w:r>
    </w:p>
    <w:p w14:paraId="1417D7DF" w14:textId="166D0D88" w:rsidR="00571188" w:rsidRPr="002E3DD6" w:rsidRDefault="00571188" w:rsidP="002E3DD6">
      <w:pPr>
        <w:jc w:val="center"/>
        <w:rPr>
          <w:rFonts w:ascii="Times New Roman" w:eastAsia="Times New Roman" w:hAnsi="Times New Roman"/>
          <w:b/>
          <w:lang w:eastAsia="fr-CA"/>
        </w:rPr>
        <w:sectPr w:rsidR="00571188" w:rsidRPr="002E3DD6" w:rsidSect="00571188">
          <w:pgSz w:w="12240" w:h="15840" w:code="1"/>
          <w:pgMar w:top="720" w:right="142" w:bottom="720" w:left="720" w:header="709" w:footer="709" w:gutter="0"/>
          <w:cols w:space="708"/>
          <w:docGrid w:linePitch="360"/>
        </w:sectPr>
      </w:pPr>
      <w:r w:rsidRPr="002F6E22">
        <w:rPr>
          <w:rFonts w:ascii="Times New Roman" w:eastAsia="Times New Roman" w:hAnsi="Times New Roman"/>
          <w:b/>
          <w:lang w:eastAsia="fr-CA"/>
        </w:rPr>
        <w:t>Syntax</w:t>
      </w:r>
      <w:r w:rsidR="00293F57">
        <w:rPr>
          <w:rFonts w:ascii="Times New Roman" w:eastAsia="Times New Roman" w:hAnsi="Times New Roman"/>
          <w:b/>
          <w:lang w:eastAsia="fr-CA"/>
        </w:rPr>
        <w:t>e</w:t>
      </w:r>
    </w:p>
    <w:p w14:paraId="51B60F81" w14:textId="77777777" w:rsidR="00F66A94" w:rsidRDefault="00F66A94" w:rsidP="002E3DD6"/>
    <w:sectPr w:rsidR="00F66A94" w:rsidSect="00F66A94">
      <w:footerReference w:type="default" r:id="rId27"/>
      <w:footerReference w:type="first" r:id="rId28"/>
      <w:pgSz w:w="15840" w:h="12240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DCA515" w14:textId="77777777" w:rsidR="004356F8" w:rsidRDefault="004356F8">
      <w:r>
        <w:separator/>
      </w:r>
    </w:p>
  </w:endnote>
  <w:endnote w:type="continuationSeparator" w:id="0">
    <w:p w14:paraId="27EA99E8" w14:textId="77777777" w:rsidR="004356F8" w:rsidRDefault="00435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3FF80B" w14:textId="77777777" w:rsidR="008663AA" w:rsidRDefault="008663AA" w:rsidP="00F66A94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10</w:t>
    </w:r>
    <w:r>
      <w:rPr>
        <w:rStyle w:val="Numrodepage"/>
      </w:rPr>
      <w:fldChar w:fldCharType="end"/>
    </w:r>
  </w:p>
  <w:p w14:paraId="0B1B8F12" w14:textId="77777777" w:rsidR="008663AA" w:rsidRDefault="008663A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135CB0" w14:textId="77777777" w:rsidR="008663AA" w:rsidRDefault="008663AA" w:rsidP="00F66A94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</w:p>
  <w:p w14:paraId="47D7BB0E" w14:textId="77777777" w:rsidR="008663AA" w:rsidRDefault="008663A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22F9F0" w14:textId="1EFE84DE" w:rsidR="008663AA" w:rsidRPr="003F61FF" w:rsidRDefault="008663AA" w:rsidP="00F66A94">
    <w:pPr>
      <w:pStyle w:val="Pieddepage"/>
      <w:framePr w:wrap="around" w:vAnchor="text" w:hAnchor="margin" w:xAlign="center" w:y="1"/>
      <w:rPr>
        <w:rStyle w:val="Numrodepage"/>
        <w:rFonts w:ascii="Times New Roman" w:hAnsi="Times New Roman"/>
      </w:rPr>
    </w:pPr>
    <w:r w:rsidRPr="003F61FF">
      <w:rPr>
        <w:rStyle w:val="Numrodepage"/>
        <w:rFonts w:ascii="Times New Roman" w:hAnsi="Times New Roman"/>
      </w:rPr>
      <w:fldChar w:fldCharType="begin"/>
    </w:r>
    <w:r w:rsidRPr="003F61FF">
      <w:rPr>
        <w:rStyle w:val="Numrodepage"/>
        <w:rFonts w:ascii="Times New Roman" w:hAnsi="Times New Roman"/>
      </w:rPr>
      <w:instrText xml:space="preserve">PAGE  </w:instrText>
    </w:r>
    <w:r w:rsidRPr="003F61FF">
      <w:rPr>
        <w:rStyle w:val="Numrodepage"/>
        <w:rFonts w:ascii="Times New Roman" w:hAnsi="Times New Roman"/>
      </w:rPr>
      <w:fldChar w:fldCharType="separate"/>
    </w:r>
    <w:r>
      <w:rPr>
        <w:rStyle w:val="Numrodepage"/>
        <w:rFonts w:ascii="Times New Roman" w:hAnsi="Times New Roman"/>
        <w:noProof/>
      </w:rPr>
      <w:t>11</w:t>
    </w:r>
    <w:r w:rsidRPr="003F61FF">
      <w:rPr>
        <w:rStyle w:val="Numrodepage"/>
        <w:rFonts w:ascii="Times New Roman" w:hAnsi="Times New Roman"/>
      </w:rPr>
      <w:fldChar w:fldCharType="end"/>
    </w:r>
  </w:p>
  <w:p w14:paraId="44DB53F7" w14:textId="77777777" w:rsidR="008663AA" w:rsidRPr="00E44814" w:rsidRDefault="008663AA" w:rsidP="00F66A94">
    <w:pPr>
      <w:pStyle w:val="Pieddepage"/>
      <w:tabs>
        <w:tab w:val="clear" w:pos="4320"/>
        <w:tab w:val="clear" w:pos="8640"/>
        <w:tab w:val="center" w:pos="6480"/>
      </w:tabs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C1C60C" w14:textId="77777777" w:rsidR="008663AA" w:rsidRDefault="008663AA" w:rsidP="00F66A94">
    <w:pPr>
      <w:pStyle w:val="Pieddepage"/>
      <w:framePr w:wrap="around" w:vAnchor="text" w:hAnchor="margin" w:xAlign="center" w:y="1"/>
      <w:rPr>
        <w:rStyle w:val="Numrodepage"/>
      </w:rPr>
    </w:pPr>
  </w:p>
  <w:p w14:paraId="1DD78A29" w14:textId="77777777" w:rsidR="008663AA" w:rsidRDefault="008663AA">
    <w:pPr>
      <w:pStyle w:val="Pieddepag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B32291" w14:textId="77777777" w:rsidR="008663AA" w:rsidRPr="00E44814" w:rsidRDefault="008663AA" w:rsidP="00F66A94">
    <w:pPr>
      <w:pStyle w:val="Pieddepage"/>
      <w:tabs>
        <w:tab w:val="clear" w:pos="4320"/>
        <w:tab w:val="clear" w:pos="8640"/>
        <w:tab w:val="center" w:pos="6480"/>
      </w:tabs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470857877"/>
      <w:docPartObj>
        <w:docPartGallery w:val="Page Numbers (Bottom of Page)"/>
        <w:docPartUnique/>
      </w:docPartObj>
    </w:sdtPr>
    <w:sdtEndPr/>
    <w:sdtContent>
      <w:p w14:paraId="29A6F5C3" w14:textId="7E2D9AB9" w:rsidR="008663AA" w:rsidRDefault="008663AA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1642DD">
          <w:rPr>
            <w:noProof/>
            <w:lang w:val="fr-FR"/>
          </w:rPr>
          <w:t>16</w:t>
        </w:r>
        <w:r>
          <w:fldChar w:fldCharType="end"/>
        </w:r>
      </w:p>
    </w:sdtContent>
  </w:sdt>
  <w:p w14:paraId="052F00A7" w14:textId="77777777" w:rsidR="008663AA" w:rsidRDefault="008663AA">
    <w:pPr>
      <w:pStyle w:val="Pieddepage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25333946"/>
      <w:docPartObj>
        <w:docPartGallery w:val="Page Numbers (Bottom of Page)"/>
        <w:docPartUnique/>
      </w:docPartObj>
    </w:sdtPr>
    <w:sdtEndPr/>
    <w:sdtContent>
      <w:p w14:paraId="54476643" w14:textId="2395C0E7" w:rsidR="008663AA" w:rsidRDefault="008663AA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1642DD">
          <w:rPr>
            <w:noProof/>
            <w:lang w:val="fr-FR"/>
          </w:rPr>
          <w:t>17</w:t>
        </w:r>
        <w:r>
          <w:fldChar w:fldCharType="end"/>
        </w:r>
      </w:p>
    </w:sdtContent>
  </w:sdt>
  <w:p w14:paraId="522AFA92" w14:textId="77777777" w:rsidR="008663AA" w:rsidRPr="00E44814" w:rsidRDefault="008663AA" w:rsidP="00F66A94">
    <w:pPr>
      <w:pStyle w:val="Pieddepage"/>
      <w:tabs>
        <w:tab w:val="clear" w:pos="4320"/>
        <w:tab w:val="clear" w:pos="8640"/>
        <w:tab w:val="left" w:pos="256"/>
        <w:tab w:val="center" w:pos="6480"/>
      </w:tabs>
      <w:ind w:left="0" w:right="360" w:firstLine="0"/>
      <w:jc w:val="center"/>
      <w:rPr>
        <w:rFonts w:ascii="Arial" w:hAnsi="Arial" w:cs="Arial"/>
        <w:sz w:val="2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32023523"/>
      <w:docPartObj>
        <w:docPartGallery w:val="Page Numbers (Bottom of Page)"/>
        <w:docPartUnique/>
      </w:docPartObj>
    </w:sdtPr>
    <w:sdtEndPr/>
    <w:sdtContent>
      <w:p w14:paraId="6378FCBE" w14:textId="77777777" w:rsidR="008663AA" w:rsidRDefault="008663AA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C468B4">
          <w:rPr>
            <w:noProof/>
            <w:lang w:val="fr-FR"/>
          </w:rPr>
          <w:t>12</w:t>
        </w:r>
        <w:r>
          <w:fldChar w:fldCharType="end"/>
        </w:r>
      </w:p>
    </w:sdtContent>
  </w:sdt>
  <w:p w14:paraId="3384FD36" w14:textId="77777777" w:rsidR="008663AA" w:rsidRDefault="008663A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987695" w14:textId="77777777" w:rsidR="004356F8" w:rsidRDefault="004356F8">
      <w:r>
        <w:separator/>
      </w:r>
    </w:p>
  </w:footnote>
  <w:footnote w:type="continuationSeparator" w:id="0">
    <w:p w14:paraId="4B5A5C30" w14:textId="77777777" w:rsidR="004356F8" w:rsidRDefault="004356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B64AE1" w14:textId="77777777" w:rsidR="008663AA" w:rsidRDefault="008663AA" w:rsidP="00F66A94">
    <w:pPr>
      <w:pStyle w:val="En-tte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13A308" w14:textId="77777777" w:rsidR="008663AA" w:rsidRDefault="008663A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32766"/>
    <w:multiLevelType w:val="hybridMultilevel"/>
    <w:tmpl w:val="AC027384"/>
    <w:lvl w:ilvl="0" w:tplc="E6561932">
      <w:start w:val="1"/>
      <w:numFmt w:val="bullet"/>
      <w:pStyle w:val="pu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74C79"/>
    <w:multiLevelType w:val="hybridMultilevel"/>
    <w:tmpl w:val="5582BFF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6C95F0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4624A"/>
    <w:multiLevelType w:val="hybridMultilevel"/>
    <w:tmpl w:val="EFD0C8F8"/>
    <w:lvl w:ilvl="0" w:tplc="6386AA70">
      <w:start w:val="1"/>
      <w:numFmt w:val="bullet"/>
      <w:pStyle w:val="abc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51A9A"/>
    <w:multiLevelType w:val="hybridMultilevel"/>
    <w:tmpl w:val="988CB4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27D8E"/>
    <w:multiLevelType w:val="multilevel"/>
    <w:tmpl w:val="C8C824E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43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BF90B5A"/>
    <w:multiLevelType w:val="hybridMultilevel"/>
    <w:tmpl w:val="3838050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B37D9"/>
    <w:multiLevelType w:val="hybridMultilevel"/>
    <w:tmpl w:val="93603F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1D64F0"/>
    <w:multiLevelType w:val="hybridMultilevel"/>
    <w:tmpl w:val="1826B4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D232B"/>
    <w:multiLevelType w:val="multilevel"/>
    <w:tmpl w:val="AD06323A"/>
    <w:lvl w:ilvl="0">
      <w:start w:val="3"/>
      <w:numFmt w:val="decimal"/>
      <w:lvlText w:val="%1"/>
      <w:lvlJc w:val="left"/>
      <w:pPr>
        <w:tabs>
          <w:tab w:val="num" w:pos="570"/>
        </w:tabs>
        <w:ind w:left="570" w:hanging="570"/>
      </w:pPr>
    </w:lvl>
    <w:lvl w:ilvl="1">
      <w:start w:val="2"/>
      <w:numFmt w:val="decimal"/>
      <w:lvlText w:val="%1.%2"/>
      <w:lvlJc w:val="left"/>
      <w:pPr>
        <w:tabs>
          <w:tab w:val="num" w:pos="570"/>
        </w:tabs>
        <w:ind w:left="570" w:hanging="57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9" w15:restartNumberingAfterBreak="0">
    <w:nsid w:val="1E901F45"/>
    <w:multiLevelType w:val="hybridMultilevel"/>
    <w:tmpl w:val="C2327228"/>
    <w:lvl w:ilvl="0" w:tplc="98CC3F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000000"/>
        <w:spacing w:val="-26"/>
        <w:kern w:val="0"/>
        <w:position w:val="0"/>
        <w:vertAlign w:val="baseline"/>
      </w:rPr>
    </w:lvl>
    <w:lvl w:ilvl="1" w:tplc="00030C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050C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010C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30C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050C0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010C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30C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050C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92724"/>
    <w:multiLevelType w:val="hybridMultilevel"/>
    <w:tmpl w:val="A0FA42B0"/>
    <w:lvl w:ilvl="0" w:tplc="CB6C95F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22267"/>
    <w:multiLevelType w:val="hybridMultilevel"/>
    <w:tmpl w:val="FE6E58AA"/>
    <w:lvl w:ilvl="0" w:tplc="0C0C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2" w15:restartNumberingAfterBreak="0">
    <w:nsid w:val="2FFE6699"/>
    <w:multiLevelType w:val="hybridMultilevel"/>
    <w:tmpl w:val="79C6075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63CF6"/>
    <w:multiLevelType w:val="hybridMultilevel"/>
    <w:tmpl w:val="C068F5D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F46E80"/>
    <w:multiLevelType w:val="multilevel"/>
    <w:tmpl w:val="FE48DE3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2B572C2"/>
    <w:multiLevelType w:val="hybridMultilevel"/>
    <w:tmpl w:val="BDC6C52C"/>
    <w:lvl w:ilvl="0" w:tplc="9ED26950">
      <w:start w:val="1"/>
      <w:numFmt w:val="upperLetter"/>
      <w:lvlText w:val="%1-"/>
      <w:lvlJc w:val="left"/>
      <w:pPr>
        <w:ind w:left="720" w:hanging="360"/>
      </w:pPr>
      <w:rPr>
        <w:rFonts w:hint="default"/>
        <w:u w:val="single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CB3927"/>
    <w:multiLevelType w:val="hybridMultilevel"/>
    <w:tmpl w:val="57EA1E3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187C11"/>
    <w:multiLevelType w:val="hybridMultilevel"/>
    <w:tmpl w:val="CB8C4CC0"/>
    <w:lvl w:ilvl="0" w:tplc="3F5898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000000"/>
        <w:spacing w:val="-26"/>
        <w:kern w:val="0"/>
        <w:position w:val="0"/>
        <w:vertAlign w:val="baseline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420F89"/>
    <w:multiLevelType w:val="hybridMultilevel"/>
    <w:tmpl w:val="A4B0A0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631929"/>
    <w:multiLevelType w:val="hybridMultilevel"/>
    <w:tmpl w:val="CEF4270A"/>
    <w:lvl w:ilvl="0" w:tplc="0C0C0001">
      <w:start w:val="1"/>
      <w:numFmt w:val="bullet"/>
      <w:lvlText w:val=""/>
      <w:lvlJc w:val="left"/>
      <w:pPr>
        <w:ind w:left="283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03" w:hanging="360"/>
      </w:pPr>
      <w:rPr>
        <w:rFonts w:ascii="Courier New" w:hAnsi="Courier New" w:cs="Symbol" w:hint="default"/>
      </w:rPr>
    </w:lvl>
    <w:lvl w:ilvl="2" w:tplc="0C0C0005" w:tentative="1">
      <w:start w:val="1"/>
      <w:numFmt w:val="bullet"/>
      <w:lvlText w:val=""/>
      <w:lvlJc w:val="left"/>
      <w:pPr>
        <w:ind w:left="1723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443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163" w:hanging="360"/>
      </w:pPr>
      <w:rPr>
        <w:rFonts w:ascii="Courier New" w:hAnsi="Courier New" w:cs="Symbol" w:hint="default"/>
      </w:rPr>
    </w:lvl>
    <w:lvl w:ilvl="5" w:tplc="0C0C0005" w:tentative="1">
      <w:start w:val="1"/>
      <w:numFmt w:val="bullet"/>
      <w:lvlText w:val=""/>
      <w:lvlJc w:val="left"/>
      <w:pPr>
        <w:ind w:left="3883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03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323" w:hanging="360"/>
      </w:pPr>
      <w:rPr>
        <w:rFonts w:ascii="Courier New" w:hAnsi="Courier New" w:cs="Symbol" w:hint="default"/>
      </w:rPr>
    </w:lvl>
    <w:lvl w:ilvl="8" w:tplc="0C0C0005" w:tentative="1">
      <w:start w:val="1"/>
      <w:numFmt w:val="bullet"/>
      <w:lvlText w:val=""/>
      <w:lvlJc w:val="left"/>
      <w:pPr>
        <w:ind w:left="6043" w:hanging="360"/>
      </w:pPr>
      <w:rPr>
        <w:rFonts w:ascii="Wingdings" w:hAnsi="Wingdings" w:hint="default"/>
      </w:rPr>
    </w:lvl>
  </w:abstractNum>
  <w:abstractNum w:abstractNumId="20" w15:restartNumberingAfterBreak="0">
    <w:nsid w:val="712C6978"/>
    <w:multiLevelType w:val="hybridMultilevel"/>
    <w:tmpl w:val="E23CB6E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A00CED"/>
    <w:multiLevelType w:val="hybridMultilevel"/>
    <w:tmpl w:val="2E20FF8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AA2900"/>
    <w:multiLevelType w:val="hybridMultilevel"/>
    <w:tmpl w:val="A6906F7E"/>
    <w:lvl w:ilvl="0" w:tplc="F5B852D0">
      <w:start w:val="1"/>
      <w:numFmt w:val="bullet"/>
      <w:pStyle w:val="esapce1"/>
      <w:lvlText w:val=""/>
      <w:lvlJc w:val="left"/>
      <w:pPr>
        <w:tabs>
          <w:tab w:val="num" w:pos="450"/>
        </w:tabs>
        <w:ind w:left="450" w:hanging="340"/>
      </w:pPr>
      <w:rPr>
        <w:rFonts w:ascii="Symbol" w:hAnsi="Symbol" w:hint="default"/>
      </w:rPr>
    </w:lvl>
    <w:lvl w:ilvl="1" w:tplc="0C0C0001">
      <w:start w:val="1"/>
      <w:numFmt w:val="bullet"/>
      <w:lvlText w:val=""/>
      <w:lvlJc w:val="left"/>
      <w:pPr>
        <w:tabs>
          <w:tab w:val="num" w:pos="1323"/>
        </w:tabs>
        <w:ind w:left="1323" w:hanging="360"/>
      </w:pPr>
      <w:rPr>
        <w:rFonts w:ascii="Symbol" w:hAnsi="Symbol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043"/>
        </w:tabs>
        <w:ind w:left="2043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763"/>
        </w:tabs>
        <w:ind w:left="2763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483"/>
        </w:tabs>
        <w:ind w:left="3483" w:hanging="360"/>
      </w:pPr>
      <w:rPr>
        <w:rFonts w:ascii="Courier New" w:hAnsi="Courier New" w:cs="Univers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203"/>
        </w:tabs>
        <w:ind w:left="4203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4923"/>
        </w:tabs>
        <w:ind w:left="4923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643"/>
        </w:tabs>
        <w:ind w:left="5643" w:hanging="360"/>
      </w:pPr>
      <w:rPr>
        <w:rFonts w:ascii="Courier New" w:hAnsi="Courier New" w:cs="Univers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363"/>
        </w:tabs>
        <w:ind w:left="6363" w:hanging="360"/>
      </w:pPr>
      <w:rPr>
        <w:rFonts w:ascii="Wingdings" w:hAnsi="Wingdings" w:hint="default"/>
      </w:rPr>
    </w:lvl>
  </w:abstractNum>
  <w:abstractNum w:abstractNumId="23" w15:restartNumberingAfterBreak="0">
    <w:nsid w:val="79ED552D"/>
    <w:multiLevelType w:val="hybridMultilevel"/>
    <w:tmpl w:val="DBB403D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7"/>
  </w:num>
  <w:num w:numId="3">
    <w:abstractNumId w:val="9"/>
  </w:num>
  <w:num w:numId="4">
    <w:abstractNumId w:val="0"/>
  </w:num>
  <w:num w:numId="5">
    <w:abstractNumId w:val="19"/>
  </w:num>
  <w:num w:numId="6">
    <w:abstractNumId w:val="2"/>
  </w:num>
  <w:num w:numId="7">
    <w:abstractNumId w:val="21"/>
  </w:num>
  <w:num w:numId="8">
    <w:abstractNumId w:val="12"/>
  </w:num>
  <w:num w:numId="9">
    <w:abstractNumId w:val="3"/>
  </w:num>
  <w:num w:numId="10">
    <w:abstractNumId w:val="18"/>
  </w:num>
  <w:num w:numId="11">
    <w:abstractNumId w:val="5"/>
  </w:num>
  <w:num w:numId="12">
    <w:abstractNumId w:val="13"/>
  </w:num>
  <w:num w:numId="13">
    <w:abstractNumId w:val="20"/>
  </w:num>
  <w:num w:numId="14">
    <w:abstractNumId w:val="16"/>
  </w:num>
  <w:num w:numId="15">
    <w:abstractNumId w:val="7"/>
  </w:num>
  <w:num w:numId="16">
    <w:abstractNumId w:val="6"/>
  </w:num>
  <w:num w:numId="17">
    <w:abstractNumId w:val="23"/>
  </w:num>
  <w:num w:numId="18">
    <w:abstractNumId w:val="11"/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 w:numId="21">
    <w:abstractNumId w:val="8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15"/>
  </w:num>
  <w:num w:numId="24">
    <w:abstractNumId w:val="14"/>
  </w:num>
  <w:numIdMacAtCleanup w:val="2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Julie Roberge">
    <w15:presenceInfo w15:providerId="None" w15:userId="Julie Roberg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79D6"/>
    <w:rsid w:val="000B6405"/>
    <w:rsid w:val="001324D3"/>
    <w:rsid w:val="00136E76"/>
    <w:rsid w:val="001642DD"/>
    <w:rsid w:val="00165CA0"/>
    <w:rsid w:val="00174635"/>
    <w:rsid w:val="00206EB3"/>
    <w:rsid w:val="00216EE9"/>
    <w:rsid w:val="002704A4"/>
    <w:rsid w:val="00293F57"/>
    <w:rsid w:val="002D3122"/>
    <w:rsid w:val="002E3DD6"/>
    <w:rsid w:val="00372172"/>
    <w:rsid w:val="004356F8"/>
    <w:rsid w:val="00571188"/>
    <w:rsid w:val="00621036"/>
    <w:rsid w:val="00701ACE"/>
    <w:rsid w:val="008663AA"/>
    <w:rsid w:val="00932D7E"/>
    <w:rsid w:val="009E6F19"/>
    <w:rsid w:val="00A83242"/>
    <w:rsid w:val="00A979D6"/>
    <w:rsid w:val="00B5191D"/>
    <w:rsid w:val="00B97FC2"/>
    <w:rsid w:val="00BB05FC"/>
    <w:rsid w:val="00BB0947"/>
    <w:rsid w:val="00CC0ABE"/>
    <w:rsid w:val="00D700FB"/>
    <w:rsid w:val="00E25E10"/>
    <w:rsid w:val="00EF14C3"/>
    <w:rsid w:val="00F66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9D61D"/>
  <w15:docId w15:val="{92414D9E-9925-4FD5-B53A-5C57F043F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iPriority="0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ABE"/>
    <w:pPr>
      <w:spacing w:after="0" w:line="240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CC0ABE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fr-CA"/>
    </w:rPr>
  </w:style>
  <w:style w:type="paragraph" w:styleId="Titre3">
    <w:name w:val="heading 3"/>
    <w:basedOn w:val="Normal"/>
    <w:next w:val="Normal"/>
    <w:link w:val="Titre3Car"/>
    <w:qFormat/>
    <w:rsid w:val="00CC0ABE"/>
    <w:pPr>
      <w:keepNext/>
      <w:spacing w:before="240" w:after="60" w:line="276" w:lineRule="auto"/>
      <w:ind w:left="720" w:hanging="720"/>
      <w:outlineLvl w:val="2"/>
    </w:pPr>
    <w:rPr>
      <w:rFonts w:ascii="Arial" w:eastAsia="Book Antiqua" w:hAnsi="Arial" w:cs="Arial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CC0ABE"/>
    <w:rPr>
      <w:rFonts w:ascii="Arial" w:eastAsia="Times New Roman" w:hAnsi="Arial" w:cs="Arial"/>
      <w:b/>
      <w:bCs/>
      <w:kern w:val="32"/>
      <w:sz w:val="32"/>
      <w:szCs w:val="32"/>
      <w:lang w:eastAsia="fr-CA"/>
    </w:rPr>
  </w:style>
  <w:style w:type="character" w:customStyle="1" w:styleId="Titre3Car">
    <w:name w:val="Titre 3 Car"/>
    <w:basedOn w:val="Policepardfaut"/>
    <w:link w:val="Titre3"/>
    <w:rsid w:val="00CC0ABE"/>
    <w:rPr>
      <w:rFonts w:ascii="Arial" w:eastAsia="Book Antiqua" w:hAnsi="Arial" w:cs="Arial"/>
      <w:b/>
      <w:bCs/>
      <w:sz w:val="26"/>
      <w:szCs w:val="26"/>
    </w:rPr>
  </w:style>
  <w:style w:type="numbering" w:customStyle="1" w:styleId="Aucuneliste1">
    <w:name w:val="Aucune liste1"/>
    <w:next w:val="Aucuneliste"/>
    <w:uiPriority w:val="99"/>
    <w:semiHidden/>
    <w:unhideWhenUsed/>
    <w:rsid w:val="00CC0ABE"/>
  </w:style>
  <w:style w:type="paragraph" w:customStyle="1" w:styleId="Grillemoyenne21">
    <w:name w:val="Grille moyenne 21"/>
    <w:uiPriority w:val="1"/>
    <w:qFormat/>
    <w:rsid w:val="00CC0ABE"/>
    <w:pPr>
      <w:spacing w:after="0" w:line="276" w:lineRule="auto"/>
      <w:ind w:left="720" w:hanging="720"/>
    </w:pPr>
    <w:rPr>
      <w:rFonts w:ascii="Book Antiqua" w:eastAsia="Book Antiqua" w:hAnsi="Book Antiqua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0ABE"/>
    <w:pPr>
      <w:ind w:left="720" w:hanging="720"/>
    </w:pPr>
    <w:rPr>
      <w:rFonts w:ascii="Tahoma" w:eastAsia="Book Antiqua" w:hAnsi="Tahoma" w:cs="Times New Roman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0ABE"/>
    <w:rPr>
      <w:rFonts w:ascii="Tahoma" w:eastAsia="Book Antiqua" w:hAnsi="Tahoma" w:cs="Times New Roman"/>
      <w:sz w:val="16"/>
      <w:szCs w:val="16"/>
    </w:rPr>
  </w:style>
  <w:style w:type="table" w:styleId="Grilledutableau">
    <w:name w:val="Table Grid"/>
    <w:basedOn w:val="TableauNormal"/>
    <w:rsid w:val="00CC0ABE"/>
    <w:pPr>
      <w:spacing w:after="0" w:line="240" w:lineRule="auto"/>
    </w:pPr>
    <w:rPr>
      <w:rFonts w:ascii="Book Antiqua" w:eastAsia="Book Antiqua" w:hAnsi="Book Antiqua" w:cs="Times New Roman"/>
      <w:sz w:val="20"/>
      <w:szCs w:val="20"/>
      <w:lang w:eastAsia="fr-C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Lienhypertexte">
    <w:name w:val="Hyperlink"/>
    <w:uiPriority w:val="99"/>
    <w:unhideWhenUsed/>
    <w:rsid w:val="00CC0ABE"/>
    <w:rPr>
      <w:color w:val="410082"/>
      <w:u w:val="single"/>
    </w:rPr>
  </w:style>
  <w:style w:type="paragraph" w:styleId="En-tte">
    <w:name w:val="header"/>
    <w:basedOn w:val="Normal"/>
    <w:link w:val="En-tteCar"/>
    <w:unhideWhenUsed/>
    <w:rsid w:val="00CC0ABE"/>
    <w:pPr>
      <w:tabs>
        <w:tab w:val="center" w:pos="4320"/>
        <w:tab w:val="right" w:pos="8640"/>
      </w:tabs>
      <w:spacing w:after="120" w:line="276" w:lineRule="auto"/>
      <w:ind w:left="720" w:hanging="720"/>
    </w:pPr>
    <w:rPr>
      <w:rFonts w:ascii="Book Antiqua" w:eastAsia="Book Antiqua" w:hAnsi="Book Antiqua" w:cs="Times New Roman"/>
      <w:sz w:val="22"/>
      <w:szCs w:val="22"/>
    </w:rPr>
  </w:style>
  <w:style w:type="character" w:customStyle="1" w:styleId="En-tteCar">
    <w:name w:val="En-tête Car"/>
    <w:basedOn w:val="Policepardfaut"/>
    <w:link w:val="En-tte"/>
    <w:rsid w:val="00CC0ABE"/>
    <w:rPr>
      <w:rFonts w:ascii="Book Antiqua" w:eastAsia="Book Antiqua" w:hAnsi="Book Antiqua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CC0ABE"/>
    <w:pPr>
      <w:tabs>
        <w:tab w:val="center" w:pos="4320"/>
        <w:tab w:val="right" w:pos="8640"/>
      </w:tabs>
      <w:spacing w:after="120" w:line="276" w:lineRule="auto"/>
      <w:ind w:left="720" w:hanging="720"/>
    </w:pPr>
    <w:rPr>
      <w:rFonts w:ascii="Book Antiqua" w:eastAsia="Book Antiqua" w:hAnsi="Book Antiqua" w:cs="Times New Roman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CC0ABE"/>
    <w:rPr>
      <w:rFonts w:ascii="Book Antiqua" w:eastAsia="Book Antiqua" w:hAnsi="Book Antiqua" w:cs="Times New Roman"/>
    </w:rPr>
  </w:style>
  <w:style w:type="paragraph" w:styleId="Corpsdetexte">
    <w:name w:val="Body Text"/>
    <w:link w:val="CorpsdetexteCar"/>
    <w:uiPriority w:val="99"/>
    <w:rsid w:val="00CC0ABE"/>
    <w:pPr>
      <w:spacing w:before="60" w:after="60" w:line="240" w:lineRule="auto"/>
      <w:ind w:firstLine="360"/>
    </w:pPr>
    <w:rPr>
      <w:rFonts w:ascii="Arial" w:eastAsia="Times New Roman" w:hAnsi="Arial" w:cs="Times New Roman"/>
      <w:sz w:val="20"/>
      <w:szCs w:val="24"/>
      <w:lang w:eastAsia="fr-FR"/>
    </w:rPr>
  </w:style>
  <w:style w:type="character" w:customStyle="1" w:styleId="CorpsdetexteCar">
    <w:name w:val="Corps de texte Car"/>
    <w:basedOn w:val="Policepardfaut"/>
    <w:link w:val="Corpsdetexte"/>
    <w:uiPriority w:val="99"/>
    <w:rsid w:val="00CC0ABE"/>
    <w:rPr>
      <w:rFonts w:ascii="Arial" w:eastAsia="Times New Roman" w:hAnsi="Arial" w:cs="Times New Roman"/>
      <w:sz w:val="20"/>
      <w:szCs w:val="24"/>
      <w:lang w:eastAsia="fr-FR"/>
    </w:rPr>
  </w:style>
  <w:style w:type="table" w:styleId="Tableauliste5">
    <w:name w:val="Table List 5"/>
    <w:basedOn w:val="TableauNormal"/>
    <w:rsid w:val="00CC0ABE"/>
    <w:pPr>
      <w:spacing w:after="120" w:line="276" w:lineRule="auto"/>
      <w:ind w:left="720" w:hanging="720"/>
    </w:pPr>
    <w:rPr>
      <w:rFonts w:ascii="Book Antiqua" w:eastAsia="Book Antiqua" w:hAnsi="Book Antiqua" w:cs="Times New Roman"/>
      <w:sz w:val="20"/>
      <w:szCs w:val="20"/>
      <w:lang w:eastAsia="fr-CA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">
    <w:name w:val="Title"/>
    <w:basedOn w:val="Normal"/>
    <w:link w:val="TitreCar"/>
    <w:qFormat/>
    <w:rsid w:val="00CC0ABE"/>
    <w:pPr>
      <w:widowControl w:val="0"/>
      <w:spacing w:before="240" w:after="60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  <w:lang w:eastAsia="fr-FR"/>
    </w:rPr>
  </w:style>
  <w:style w:type="character" w:customStyle="1" w:styleId="TitreCar">
    <w:name w:val="Titre Car"/>
    <w:basedOn w:val="Policepardfaut"/>
    <w:link w:val="Titre"/>
    <w:rsid w:val="00CC0ABE"/>
    <w:rPr>
      <w:rFonts w:ascii="Arial" w:eastAsia="Times New Roman" w:hAnsi="Arial" w:cs="Arial"/>
      <w:b/>
      <w:bCs/>
      <w:kern w:val="28"/>
      <w:sz w:val="32"/>
      <w:szCs w:val="32"/>
      <w:lang w:eastAsia="fr-FR"/>
    </w:rPr>
  </w:style>
  <w:style w:type="paragraph" w:styleId="Corpsdetexte2">
    <w:name w:val="Body Text 2"/>
    <w:basedOn w:val="Normal"/>
    <w:link w:val="Corpsdetexte2Car"/>
    <w:uiPriority w:val="99"/>
    <w:rsid w:val="00CC0ABE"/>
    <w:pPr>
      <w:spacing w:after="120" w:line="480" w:lineRule="auto"/>
      <w:ind w:left="720" w:hanging="720"/>
    </w:pPr>
    <w:rPr>
      <w:rFonts w:ascii="Book Antiqua" w:eastAsia="Book Antiqua" w:hAnsi="Book Antiqua" w:cs="Times New Roman"/>
      <w:sz w:val="22"/>
      <w:szCs w:val="22"/>
    </w:rPr>
  </w:style>
  <w:style w:type="character" w:customStyle="1" w:styleId="Corpsdetexte2Car">
    <w:name w:val="Corps de texte 2 Car"/>
    <w:basedOn w:val="Policepardfaut"/>
    <w:link w:val="Corpsdetexte2"/>
    <w:uiPriority w:val="99"/>
    <w:rsid w:val="00CC0ABE"/>
    <w:rPr>
      <w:rFonts w:ascii="Book Antiqua" w:eastAsia="Book Antiqua" w:hAnsi="Book Antiqua" w:cs="Times New Roman"/>
    </w:rPr>
  </w:style>
  <w:style w:type="paragraph" w:styleId="Listepuces">
    <w:name w:val="List Bullet"/>
    <w:basedOn w:val="Corpsdetexte"/>
    <w:next w:val="Corpsdetexte2"/>
    <w:rsid w:val="00CC0ABE"/>
    <w:pPr>
      <w:tabs>
        <w:tab w:val="num" w:pos="360"/>
      </w:tabs>
      <w:ind w:left="1080" w:hanging="360"/>
    </w:pPr>
  </w:style>
  <w:style w:type="paragraph" w:styleId="Explorateurdedocuments">
    <w:name w:val="Document Map"/>
    <w:basedOn w:val="Normal"/>
    <w:link w:val="ExplorateurdedocumentsCar"/>
    <w:semiHidden/>
    <w:rsid w:val="00CC0ABE"/>
    <w:pPr>
      <w:shd w:val="clear" w:color="auto" w:fill="000080"/>
      <w:spacing w:after="120" w:line="276" w:lineRule="auto"/>
      <w:ind w:left="720" w:hanging="720"/>
    </w:pPr>
    <w:rPr>
      <w:rFonts w:ascii="Tahoma" w:eastAsia="Book Antiqua" w:hAnsi="Tahoma" w:cs="Tahoma"/>
      <w:sz w:val="20"/>
      <w:szCs w:val="20"/>
    </w:rPr>
  </w:style>
  <w:style w:type="character" w:customStyle="1" w:styleId="ExplorateurdedocumentsCar">
    <w:name w:val="Explorateur de documents Car"/>
    <w:basedOn w:val="Policepardfaut"/>
    <w:link w:val="Explorateurdedocuments"/>
    <w:semiHidden/>
    <w:rsid w:val="00CC0ABE"/>
    <w:rPr>
      <w:rFonts w:ascii="Tahoma" w:eastAsia="Book Antiqua" w:hAnsi="Tahoma" w:cs="Tahoma"/>
      <w:sz w:val="20"/>
      <w:szCs w:val="20"/>
      <w:shd w:val="clear" w:color="auto" w:fill="000080"/>
    </w:rPr>
  </w:style>
  <w:style w:type="character" w:styleId="Lienhypertextesuivivisit">
    <w:name w:val="FollowedHyperlink"/>
    <w:rsid w:val="00CC0ABE"/>
    <w:rPr>
      <w:color w:val="800080"/>
      <w:u w:val="single"/>
    </w:rPr>
  </w:style>
  <w:style w:type="character" w:styleId="Numrodepage">
    <w:name w:val="page number"/>
    <w:basedOn w:val="Policepardfaut"/>
    <w:rsid w:val="00CC0ABE"/>
  </w:style>
  <w:style w:type="paragraph" w:customStyle="1" w:styleId="esapce1">
    <w:name w:val="esapce 1"/>
    <w:basedOn w:val="Normal"/>
    <w:rsid w:val="00CC0ABE"/>
    <w:pPr>
      <w:numPr>
        <w:numId w:val="1"/>
      </w:numPr>
      <w:tabs>
        <w:tab w:val="clear" w:pos="450"/>
      </w:tabs>
      <w:ind w:left="330" w:hanging="246"/>
      <w:jc w:val="both"/>
    </w:pPr>
    <w:rPr>
      <w:rFonts w:ascii="Times New Roman" w:eastAsia="Book Antiqua" w:hAnsi="Times New Roman" w:cs="Times New Roman"/>
    </w:rPr>
  </w:style>
  <w:style w:type="paragraph" w:customStyle="1" w:styleId="Listecouleur-Accent11">
    <w:name w:val="Liste couleur - Accent 11"/>
    <w:basedOn w:val="Normal"/>
    <w:uiPriority w:val="99"/>
    <w:qFormat/>
    <w:rsid w:val="00CC0ABE"/>
    <w:pPr>
      <w:ind w:left="720"/>
      <w:contextualSpacing/>
    </w:pPr>
    <w:rPr>
      <w:rFonts w:ascii="Times New Roman" w:eastAsia="Times New Roman" w:hAnsi="Times New Roman" w:cs="Times New Roman"/>
      <w:lang w:val="fr-FR" w:eastAsia="fr-FR"/>
    </w:rPr>
  </w:style>
  <w:style w:type="paragraph" w:customStyle="1" w:styleId="Normal1">
    <w:name w:val="Normal1"/>
    <w:basedOn w:val="Normal"/>
    <w:rsid w:val="00CC0ABE"/>
    <w:pPr>
      <w:spacing w:line="240" w:lineRule="atLeast"/>
    </w:pPr>
    <w:rPr>
      <w:rFonts w:ascii="Times New Roman" w:eastAsia="Times New Roman" w:hAnsi="Times New Roman" w:cs="Times New Roman"/>
      <w:lang w:eastAsia="fr-CA"/>
    </w:rPr>
  </w:style>
  <w:style w:type="character" w:customStyle="1" w:styleId="normalchar1">
    <w:name w:val="normal__char1"/>
    <w:rsid w:val="00CC0ABE"/>
    <w:rPr>
      <w:rFonts w:ascii="Times New Roman" w:hAnsi="Times New Roman" w:cs="Times New Roman" w:hint="default"/>
      <w:sz w:val="24"/>
      <w:szCs w:val="24"/>
    </w:rPr>
  </w:style>
  <w:style w:type="paragraph" w:customStyle="1" w:styleId="normal0020table1">
    <w:name w:val="normal_0020table1"/>
    <w:basedOn w:val="Normal"/>
    <w:rsid w:val="00CC0ABE"/>
    <w:rPr>
      <w:rFonts w:ascii="Times New Roman" w:eastAsia="Times New Roman" w:hAnsi="Times New Roman" w:cs="Times New Roman"/>
      <w:lang w:eastAsia="fr-CA"/>
    </w:rPr>
  </w:style>
  <w:style w:type="character" w:customStyle="1" w:styleId="normal0020tablechar">
    <w:name w:val="normal_0020table__char"/>
    <w:basedOn w:val="Policepardfaut"/>
    <w:rsid w:val="00CC0ABE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C0ABE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C0ABE"/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styleId="Appelnotedebasdep">
    <w:name w:val="footnote reference"/>
    <w:uiPriority w:val="99"/>
    <w:unhideWhenUsed/>
    <w:rsid w:val="00CC0ABE"/>
    <w:rPr>
      <w:vertAlign w:val="superscript"/>
    </w:rPr>
  </w:style>
  <w:style w:type="paragraph" w:customStyle="1" w:styleId="puce">
    <w:name w:val="puce"/>
    <w:basedOn w:val="normal0020table1"/>
    <w:rsid w:val="00CC0ABE"/>
    <w:pPr>
      <w:numPr>
        <w:numId w:val="4"/>
      </w:numPr>
      <w:tabs>
        <w:tab w:val="clear" w:pos="720"/>
      </w:tabs>
      <w:spacing w:before="40"/>
      <w:ind w:left="428"/>
    </w:pPr>
    <w:rPr>
      <w:sz w:val="18"/>
      <w:szCs w:val="18"/>
    </w:rPr>
  </w:style>
  <w:style w:type="paragraph" w:customStyle="1" w:styleId="Default">
    <w:name w:val="Default"/>
    <w:rsid w:val="00CC0ABE"/>
    <w:pPr>
      <w:autoSpaceDE w:val="0"/>
      <w:autoSpaceDN w:val="0"/>
      <w:adjustRightInd w:val="0"/>
      <w:spacing w:after="0" w:line="240" w:lineRule="auto"/>
    </w:pPr>
    <w:rPr>
      <w:rFonts w:ascii="Trebuchet MS" w:eastAsia="Times New Roman" w:hAnsi="Trebuchet MS" w:cs="Trebuchet MS"/>
      <w:color w:val="000000"/>
      <w:sz w:val="24"/>
      <w:szCs w:val="24"/>
      <w:lang w:eastAsia="fr-CA"/>
    </w:rPr>
  </w:style>
  <w:style w:type="paragraph" w:customStyle="1" w:styleId="abc">
    <w:name w:val="abc"/>
    <w:basedOn w:val="Titre"/>
    <w:link w:val="abcCar"/>
    <w:qFormat/>
    <w:rsid w:val="00CC0ABE"/>
    <w:pPr>
      <w:widowControl/>
      <w:numPr>
        <w:numId w:val="6"/>
      </w:numPr>
      <w:spacing w:before="0" w:after="0"/>
      <w:jc w:val="both"/>
      <w:outlineLvl w:val="9"/>
    </w:pPr>
    <w:rPr>
      <w:rFonts w:ascii="Times New Roman" w:hAnsi="Times New Roman" w:cs="Times New Roman"/>
      <w:b w:val="0"/>
      <w:bCs w:val="0"/>
      <w:kern w:val="0"/>
      <w:sz w:val="24"/>
      <w:szCs w:val="40"/>
    </w:rPr>
  </w:style>
  <w:style w:type="character" w:customStyle="1" w:styleId="abcCar">
    <w:name w:val="abc Car"/>
    <w:link w:val="abc"/>
    <w:rsid w:val="00CC0ABE"/>
    <w:rPr>
      <w:rFonts w:ascii="Times New Roman" w:eastAsia="Times New Roman" w:hAnsi="Times New Roman" w:cs="Times New Roman"/>
      <w:sz w:val="24"/>
      <w:szCs w:val="40"/>
      <w:lang w:eastAsia="fr-FR"/>
    </w:rPr>
  </w:style>
  <w:style w:type="table" w:customStyle="1" w:styleId="TableauNorm">
    <w:name w:val="Tableau Norm"/>
    <w:uiPriority w:val="99"/>
    <w:semiHidden/>
    <w:rsid w:val="00CC0A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En-tt">
    <w:name w:val="En-t_t"/>
    <w:basedOn w:val="Normal"/>
    <w:uiPriority w:val="99"/>
    <w:rsid w:val="00CC0ABE"/>
    <w:pPr>
      <w:tabs>
        <w:tab w:val="center" w:pos="4536"/>
        <w:tab w:val="right" w:pos="9072"/>
      </w:tabs>
    </w:pPr>
    <w:rPr>
      <w:rFonts w:ascii="Univers" w:eastAsia="Times New Roman" w:hAnsi="Univers" w:cs="Times New Roman"/>
      <w:sz w:val="22"/>
      <w:szCs w:val="22"/>
      <w:lang w:val="fr-FR" w:eastAsia="fr-FR"/>
    </w:rPr>
  </w:style>
  <w:style w:type="character" w:styleId="Marquedecommentaire">
    <w:name w:val="annotation reference"/>
    <w:uiPriority w:val="99"/>
    <w:semiHidden/>
    <w:unhideWhenUsed/>
    <w:rsid w:val="00CC0ABE"/>
    <w:rPr>
      <w:sz w:val="18"/>
      <w:szCs w:val="18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CC0ABE"/>
    <w:pPr>
      <w:spacing w:after="120" w:line="276" w:lineRule="auto"/>
      <w:ind w:left="720" w:hanging="720"/>
    </w:pPr>
    <w:rPr>
      <w:rFonts w:ascii="Book Antiqua" w:eastAsia="Book Antiqua" w:hAnsi="Book Antiqua" w:cs="Times New Roman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CC0ABE"/>
    <w:rPr>
      <w:rFonts w:ascii="Book Antiqua" w:eastAsia="Book Antiqua" w:hAnsi="Book Antiqua" w:cs="Times New Roman"/>
      <w:sz w:val="24"/>
      <w:szCs w:val="24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CC0ABE"/>
    <w:rPr>
      <w:b/>
      <w:bCs/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CC0ABE"/>
    <w:rPr>
      <w:rFonts w:ascii="Book Antiqua" w:eastAsia="Book Antiqua" w:hAnsi="Book Antiqua" w:cs="Times New Roman"/>
      <w:b/>
      <w:bCs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CC0ABE"/>
    <w:pPr>
      <w:spacing w:after="120" w:line="276" w:lineRule="auto"/>
      <w:ind w:left="720" w:hanging="720"/>
      <w:contextualSpacing/>
    </w:pPr>
    <w:rPr>
      <w:rFonts w:ascii="Book Antiqua" w:eastAsia="Book Antiqua" w:hAnsi="Book Antiqua" w:cs="Times New Roman"/>
      <w:sz w:val="22"/>
      <w:szCs w:val="22"/>
    </w:rPr>
  </w:style>
  <w:style w:type="table" w:customStyle="1" w:styleId="Grilledutableau1">
    <w:name w:val="Grille du tableau1"/>
    <w:basedOn w:val="TableauNorm"/>
    <w:next w:val="Grilledutableau"/>
    <w:rsid w:val="00CC0ABE"/>
    <w:rPr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CC0ABE"/>
    <w:pPr>
      <w:spacing w:after="0" w:line="276" w:lineRule="auto"/>
      <w:ind w:left="720" w:hanging="720"/>
    </w:pPr>
    <w:rPr>
      <w:rFonts w:ascii="Book Antiqua" w:eastAsia="Book Antiqua" w:hAnsi="Book Antiqua" w:cs="Times New Roman"/>
    </w:rPr>
  </w:style>
  <w:style w:type="table" w:customStyle="1" w:styleId="Grilledutableau2">
    <w:name w:val="Grille du tableau2"/>
    <w:basedOn w:val="TableauNormal"/>
    <w:next w:val="Grilledutableau"/>
    <w:uiPriority w:val="39"/>
    <w:rsid w:val="00CC0ABE"/>
    <w:pPr>
      <w:spacing w:after="0" w:line="240" w:lineRule="auto"/>
    </w:pPr>
    <w:rPr>
      <w:rFonts w:eastAsia="Calibr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39"/>
    <w:rsid w:val="00CC0ABE"/>
    <w:pPr>
      <w:spacing w:after="0" w:line="240" w:lineRule="auto"/>
    </w:pPr>
    <w:rPr>
      <w:rFonts w:eastAsia="Calibr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4">
    <w:name w:val="Grille du tableau4"/>
    <w:basedOn w:val="TableauNormal"/>
    <w:next w:val="Grilledutableau"/>
    <w:uiPriority w:val="39"/>
    <w:rsid w:val="00CC0ABE"/>
    <w:pPr>
      <w:spacing w:after="0" w:line="240" w:lineRule="auto"/>
    </w:pPr>
    <w:rPr>
      <w:rFonts w:ascii="Calibri" w:eastAsia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5">
    <w:name w:val="Grille du tableau5"/>
    <w:basedOn w:val="TableauNormal"/>
    <w:next w:val="Grilledutableau"/>
    <w:rsid w:val="00CC0ABE"/>
    <w:pPr>
      <w:spacing w:after="0" w:line="240" w:lineRule="auto"/>
    </w:pPr>
    <w:rPr>
      <w:rFonts w:eastAsia="Calibr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6">
    <w:name w:val="Grille du tableau6"/>
    <w:basedOn w:val="TableauNormal"/>
    <w:next w:val="Grilledutableau"/>
    <w:rsid w:val="00CC0A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xmsonormal">
    <w:name w:val="x_x_msonormal"/>
    <w:basedOn w:val="Normal"/>
    <w:rsid w:val="00932D7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CA"/>
    </w:rPr>
  </w:style>
  <w:style w:type="paragraph" w:customStyle="1" w:styleId="TableParagraph">
    <w:name w:val="Table Paragraph"/>
    <w:basedOn w:val="Normal"/>
    <w:uiPriority w:val="1"/>
    <w:qFormat/>
    <w:rsid w:val="000B6405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fr-FR" w:eastAsia="fr-FR" w:bidi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www.claurendeau.qc.ca/mon-portail/" TargetMode="External"/><Relationship Id="rId18" Type="http://schemas.openxmlformats.org/officeDocument/2006/relationships/hyperlink" Target="http://www.youtube.com/user/sedonnerlemot" TargetMode="External"/><Relationship Id="rId26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://www.oqlf.gouv.qc.ca/ressources/bdl.html" TargetMode="External"/><Relationship Id="rId25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hyperlink" Target="https://leconjugueur.lefigaro.fr/" TargetMode="External"/><Relationship Id="rId20" Type="http://schemas.openxmlformats.org/officeDocument/2006/relationships/hyperlink" Target="http://etudiantcollegial.claurendeau.qc.ca/service-des-technologies-de-linformation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hyperlink" Target="http://www.cnrtl.fr/" TargetMode="External"/><Relationship Id="rId23" Type="http://schemas.openxmlformats.org/officeDocument/2006/relationships/footer" Target="footer4.xml"/><Relationship Id="rId28" Type="http://schemas.openxmlformats.org/officeDocument/2006/relationships/footer" Target="footer8.xml"/><Relationship Id="rId10" Type="http://schemas.openxmlformats.org/officeDocument/2006/relationships/header" Target="header1.xml"/><Relationship Id="rId19" Type="http://schemas.openxmlformats.org/officeDocument/2006/relationships/hyperlink" Target="https://claurendeau.sharepoint.com/sites/Intranet/TI/SitePages/Accueil.aspx?web=1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rosalie.roy@claurendeau.qc.ca" TargetMode="External"/><Relationship Id="rId14" Type="http://schemas.openxmlformats.org/officeDocument/2006/relationships/hyperlink" Target="http://www.ccdmd.qc.ca/fr/" TargetMode="External"/><Relationship Id="rId22" Type="http://schemas.openxmlformats.org/officeDocument/2006/relationships/header" Target="header2.xml"/><Relationship Id="rId27" Type="http://schemas.openxmlformats.org/officeDocument/2006/relationships/footer" Target="footer7.xml"/><Relationship Id="rId30" Type="http://schemas.microsoft.com/office/2011/relationships/people" Target="peop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167087-2A3F-44B3-97D2-1E9128CEA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16</Pages>
  <Words>5236</Words>
  <Characters>28802</Characters>
  <Application>Microsoft Office Word</Application>
  <DocSecurity>0</DocSecurity>
  <Lines>240</Lines>
  <Paragraphs>67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Cégep André-Laurendeau</Company>
  <LinksUpToDate>false</LinksUpToDate>
  <CharactersWithSpaces>33971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 Roy</dc:creator>
  <cp:keywords/>
  <dc:description/>
  <cp:lastModifiedBy>Chris Lolipop</cp:lastModifiedBy>
  <cp:revision>14</cp:revision>
  <cp:lastPrinted>2020-08-28T19:39:00Z</cp:lastPrinted>
  <dcterms:created xsi:type="dcterms:W3CDTF">2020-07-01T16:31:00Z</dcterms:created>
  <dcterms:modified xsi:type="dcterms:W3CDTF">2020-09-03T12:31:00Z</dcterms:modified>
</cp:coreProperties>
</file>